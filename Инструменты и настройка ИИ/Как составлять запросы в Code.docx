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A5972" w14:textId="730FBB9F" w:rsidR="003372E0" w:rsidRPr="00B9562A" w:rsidRDefault="00263256" w:rsidP="00263256">
      <w:pPr>
        <w:pStyle w:val="1"/>
      </w:pPr>
      <w:r>
        <w:t xml:space="preserve">Как составлять запросы в </w:t>
      </w:r>
      <w:r>
        <w:rPr>
          <w:lang w:val="en-US"/>
        </w:rPr>
        <w:t>Code</w:t>
      </w:r>
    </w:p>
    <w:p w14:paraId="3D9DA7D7" w14:textId="28BF7A10" w:rsidR="00263256" w:rsidRDefault="00E46B96" w:rsidP="00263256">
      <w:pPr>
        <w:pStyle w:val="2"/>
        <w:rPr>
          <w:bCs/>
          <w:shd w:val="clear" w:color="auto" w:fill="FFFFFF"/>
        </w:rPr>
      </w:pPr>
      <w:r>
        <w:rPr>
          <w:bCs/>
          <w:shd w:val="clear" w:color="auto" w:fill="FFFFFF"/>
        </w:rPr>
        <w:t xml:space="preserve">1 </w:t>
      </w:r>
      <w:r w:rsidR="00263256" w:rsidRPr="00263256">
        <w:rPr>
          <w:bCs/>
          <w:shd w:val="clear" w:color="auto" w:fill="FFFFFF"/>
        </w:rPr>
        <w:t xml:space="preserve">Интерфейс и команды </w:t>
      </w:r>
      <w:proofErr w:type="spellStart"/>
      <w:r w:rsidR="00263256" w:rsidRPr="00263256">
        <w:rPr>
          <w:bCs/>
          <w:shd w:val="clear" w:color="auto" w:fill="FFFFFF"/>
        </w:rPr>
        <w:t>Claude</w:t>
      </w:r>
      <w:proofErr w:type="spellEnd"/>
      <w:r w:rsidR="00263256" w:rsidRPr="00263256">
        <w:rPr>
          <w:bCs/>
          <w:shd w:val="clear" w:color="auto" w:fill="FFFFFF"/>
        </w:rPr>
        <w:t xml:space="preserve"> Code</w:t>
      </w:r>
    </w:p>
    <w:p w14:paraId="3B593960" w14:textId="77777777" w:rsidR="00263256" w:rsidRPr="00263256" w:rsidRDefault="00263256" w:rsidP="00263256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263256">
        <w:rPr>
          <w:rFonts w:eastAsia="Times New Roman"/>
          <w:i/>
          <w:iCs/>
          <w:sz w:val="32"/>
          <w:szCs w:val="32"/>
          <w:u w:val="single"/>
          <w:lang w:eastAsia="ru-RU"/>
        </w:rPr>
        <w:t xml:space="preserve">Запуск и базовая навигация </w:t>
      </w:r>
      <w:r w:rsidRPr="00263256">
        <w:rPr>
          <w:rFonts w:ascii="Segoe UI Emoji" w:eastAsia="Times New Roman" w:hAnsi="Segoe UI Emoji" w:cs="Segoe UI Emoji"/>
          <w:i/>
          <w:iCs/>
          <w:sz w:val="32"/>
          <w:szCs w:val="32"/>
          <w:u w:val="single"/>
          <w:lang w:eastAsia="ru-RU"/>
        </w:rPr>
        <w:t>↘️</w:t>
      </w:r>
    </w:p>
    <w:p w14:paraId="68FADDC8" w14:textId="77777777" w:rsidR="00263256" w:rsidRPr="00263256" w:rsidRDefault="00263256" w:rsidP="0026325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Открываем терминал — в поиске вводим «терминал» и открываем. </w:t>
      </w:r>
      <w:proofErr w:type="spellStart"/>
      <w:r w:rsidRPr="00263256">
        <w:rPr>
          <w:rFonts w:ascii="Arial" w:eastAsia="Times New Roman" w:hAnsi="Arial" w:cs="Arial"/>
          <w:sz w:val="24"/>
          <w:szCs w:val="24"/>
          <w:lang w:eastAsia="ru-RU"/>
        </w:rPr>
        <w:t>Claude</w:t>
      </w:r>
      <w:proofErr w:type="spellEnd"/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 Code запускается командой </w:t>
      </w:r>
      <w:proofErr w:type="spellStart"/>
      <w:r w:rsidRPr="00263256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ollama</w:t>
      </w:r>
      <w:proofErr w:type="spellEnd"/>
      <w:r w:rsidRPr="00263256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</w:t>
      </w:r>
      <w:proofErr w:type="spellStart"/>
      <w:r w:rsidRPr="00263256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launch</w:t>
      </w:r>
      <w:proofErr w:type="spellEnd"/>
      <w:r w:rsidRPr="00263256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 xml:space="preserve"> </w:t>
      </w:r>
      <w:proofErr w:type="spellStart"/>
      <w:r w:rsidRPr="00263256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</w:t>
      </w:r>
      <w:proofErr w:type="spellEnd"/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 (или другой командой — всё зависит от того, какую версию вы установили в первом уроке) с выбором нужной модели (в примере — </w:t>
      </w:r>
      <w:r w:rsidRPr="002632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GLM 5.1 </w:t>
      </w:r>
      <w:proofErr w:type="spellStart"/>
      <w:r w:rsidRPr="002632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Cloud</w:t>
      </w:r>
      <w:proofErr w:type="spellEnd"/>
      <w:r w:rsidRPr="00263256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7B1B2D8D" w14:textId="77777777" w:rsidR="00263256" w:rsidRPr="00263256" w:rsidRDefault="00263256" w:rsidP="0026325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3256">
        <w:rPr>
          <w:rFonts w:ascii="Arial" w:eastAsia="Times New Roman" w:hAnsi="Arial" w:cs="Arial"/>
          <w:sz w:val="24"/>
          <w:szCs w:val="24"/>
          <w:lang w:eastAsia="ru-RU"/>
        </w:rPr>
        <w:t>После запуска мы видим:</w:t>
      </w:r>
    </w:p>
    <w:p w14:paraId="5CAF69A4" w14:textId="77777777" w:rsidR="00263256" w:rsidRPr="00263256" w:rsidRDefault="00263256" w:rsidP="00263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3256">
        <w:rPr>
          <w:rFonts w:ascii="Arial" w:eastAsia="Times New Roman" w:hAnsi="Arial" w:cs="Arial"/>
          <w:sz w:val="24"/>
          <w:szCs w:val="24"/>
          <w:lang w:eastAsia="ru-RU"/>
        </w:rPr>
        <w:t>строку для ввода запроса</w:t>
      </w:r>
    </w:p>
    <w:p w14:paraId="50749650" w14:textId="77777777" w:rsidR="00263256" w:rsidRPr="00263256" w:rsidRDefault="00263256" w:rsidP="00263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3256">
        <w:rPr>
          <w:rFonts w:ascii="Arial" w:eastAsia="Times New Roman" w:hAnsi="Arial" w:cs="Arial"/>
          <w:sz w:val="24"/>
          <w:szCs w:val="24"/>
          <w:lang w:eastAsia="ru-RU"/>
        </w:rPr>
        <w:t>информацию о текущей модели и аккаунте</w:t>
      </w:r>
    </w:p>
    <w:p w14:paraId="23B75DD2" w14:textId="77777777" w:rsidR="00263256" w:rsidRPr="00263256" w:rsidRDefault="00263256" w:rsidP="00263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версию </w:t>
      </w:r>
      <w:proofErr w:type="spellStart"/>
      <w:r w:rsidRPr="00263256">
        <w:rPr>
          <w:rFonts w:ascii="Arial" w:eastAsia="Times New Roman" w:hAnsi="Arial" w:cs="Arial"/>
          <w:sz w:val="24"/>
          <w:szCs w:val="24"/>
          <w:lang w:eastAsia="ru-RU"/>
        </w:rPr>
        <w:t>Claude</w:t>
      </w:r>
      <w:proofErr w:type="spellEnd"/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 Code</w:t>
      </w:r>
    </w:p>
    <w:p w14:paraId="4C970433" w14:textId="703AE162" w:rsidR="00263256" w:rsidRDefault="00263256" w:rsidP="0026325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Важно понимать разницу: пока вы не запустили </w:t>
      </w:r>
      <w:proofErr w:type="spellStart"/>
      <w:r w:rsidRPr="00263256">
        <w:rPr>
          <w:rFonts w:ascii="Arial" w:eastAsia="Times New Roman" w:hAnsi="Arial" w:cs="Arial"/>
          <w:sz w:val="24"/>
          <w:szCs w:val="24"/>
          <w:lang w:eastAsia="ru-RU"/>
        </w:rPr>
        <w:t>Claude</w:t>
      </w:r>
      <w:proofErr w:type="spellEnd"/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 Code, вы работаете </w:t>
      </w:r>
      <w:r w:rsidRPr="002632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 терминале</w:t>
      </w:r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 и вводите команды терминала (</w:t>
      </w:r>
      <w:proofErr w:type="spellStart"/>
      <w:r w:rsidRPr="00263256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ls</w:t>
      </w:r>
      <w:proofErr w:type="spellEnd"/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263256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cd</w:t>
      </w:r>
      <w:proofErr w:type="spellEnd"/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263256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mkdir</w:t>
      </w:r>
      <w:proofErr w:type="spellEnd"/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 и т.д.). Как только вы открыли </w:t>
      </w:r>
      <w:proofErr w:type="spellStart"/>
      <w:r w:rsidRPr="00263256">
        <w:rPr>
          <w:rFonts w:ascii="Arial" w:eastAsia="Times New Roman" w:hAnsi="Arial" w:cs="Arial"/>
          <w:sz w:val="24"/>
          <w:szCs w:val="24"/>
          <w:lang w:eastAsia="ru-RU"/>
        </w:rPr>
        <w:t>Claude</w:t>
      </w:r>
      <w:proofErr w:type="spellEnd"/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 Code — вы работаете </w:t>
      </w:r>
      <w:r w:rsidRPr="002632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внутри программы</w:t>
      </w:r>
      <w:r w:rsidRPr="00263256">
        <w:rPr>
          <w:rFonts w:ascii="Arial" w:eastAsia="Times New Roman" w:hAnsi="Arial" w:cs="Arial"/>
          <w:sz w:val="24"/>
          <w:szCs w:val="24"/>
          <w:lang w:eastAsia="ru-RU"/>
        </w:rPr>
        <w:t xml:space="preserve"> и общаетесь с агентом. Чтобы вернуться в терминал, нажмите </w:t>
      </w:r>
      <w:r w:rsidRPr="002632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Ctrl-C дважды</w:t>
      </w:r>
      <w:r w:rsidRPr="0026325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DE54D56" w14:textId="00D4A2E7" w:rsidR="00BA285E" w:rsidRDefault="00BA285E" w:rsidP="0026325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87A3668" w14:textId="1F33E973" w:rsidR="00BA285E" w:rsidRDefault="00BA285E" w:rsidP="0026325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Настроить Терминал!!!!</w:t>
      </w:r>
    </w:p>
    <w:p w14:paraId="7E3E65EB" w14:textId="77777777" w:rsidR="00BA285E" w:rsidRPr="00BA285E" w:rsidRDefault="00BA285E" w:rsidP="00263256">
      <w:pPr>
        <w:spacing w:before="75" w:after="75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</w:pPr>
      <w:r w:rsidRPr="00BA285E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 xml:space="preserve">В терминале ввести: </w:t>
      </w:r>
    </w:p>
    <w:p w14:paraId="258F9EAC" w14:textId="5F8B4E0E" w:rsidR="00BA285E" w:rsidRPr="00263256" w:rsidRDefault="00BA285E" w:rsidP="0026325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A285E">
        <w:rPr>
          <w:rFonts w:ascii="Arial" w:eastAsia="Times New Roman" w:hAnsi="Arial" w:cs="Arial"/>
          <w:sz w:val="24"/>
          <w:szCs w:val="24"/>
          <w:lang w:eastAsia="ru-RU"/>
        </w:rPr>
        <w:t>Я хочу, чтобы в строке статуса было название модели, рабочая директория, количество контекста, которые я использовал, и лимиты, которые у меня есть на использование.</w:t>
      </w:r>
    </w:p>
    <w:p w14:paraId="5888FA3C" w14:textId="77777777" w:rsidR="00263256" w:rsidRPr="00263256" w:rsidRDefault="00263256" w:rsidP="00263256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263256">
        <w:rPr>
          <w:rFonts w:eastAsia="Times New Roman"/>
          <w:i/>
          <w:iCs/>
          <w:sz w:val="32"/>
          <w:szCs w:val="32"/>
          <w:u w:val="single"/>
          <w:lang w:eastAsia="ru-RU"/>
        </w:rPr>
        <w:t>Слэш-команды ↘️</w:t>
      </w:r>
    </w:p>
    <w:p w14:paraId="6017054A" w14:textId="77777777" w:rsidR="00BA285E" w:rsidRPr="00BA285E" w:rsidRDefault="00BA285E" w:rsidP="008D00EE">
      <w:pPr>
        <w:pStyle w:val="a6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7352F"/>
          <w:sz w:val="36"/>
          <w:szCs w:val="36"/>
          <w:lang w:eastAsia="ru-RU"/>
        </w:rPr>
      </w:pPr>
      <w:r w:rsidRPr="00BA285E">
        <w:rPr>
          <w:rFonts w:ascii="Segoe UI Emoji" w:eastAsia="Times New Roman" w:hAnsi="Segoe UI Emoji" w:cs="Segoe UI Emoji"/>
          <w:color w:val="37352F"/>
          <w:sz w:val="36"/>
          <w:szCs w:val="36"/>
          <w:lang w:eastAsia="ru-RU"/>
        </w:rPr>
        <w:t>✍</w:t>
      </w:r>
      <w:r w:rsidRPr="00BA285E">
        <w:rPr>
          <w:rFonts w:ascii="Arial" w:eastAsia="Times New Roman" w:hAnsi="Arial" w:cs="Arial"/>
          <w:color w:val="37352F"/>
          <w:sz w:val="36"/>
          <w:szCs w:val="36"/>
          <w:lang w:eastAsia="ru-RU"/>
        </w:rPr>
        <w:t>️</w:t>
      </w:r>
    </w:p>
    <w:p w14:paraId="6E32D62D" w14:textId="77777777" w:rsidR="00BA285E" w:rsidRPr="00BA285E" w:rsidRDefault="00BA285E" w:rsidP="008D00EE">
      <w:pPr>
        <w:pStyle w:val="a6"/>
        <w:numPr>
          <w:ilvl w:val="0"/>
          <w:numId w:val="4"/>
        </w:numPr>
        <w:spacing w:before="75" w:after="75" w:line="240" w:lineRule="auto"/>
        <w:rPr>
          <w:rFonts w:ascii="Arial" w:eastAsia="Times New Roman" w:hAnsi="Arial" w:cs="Arial"/>
          <w:color w:val="37352F"/>
          <w:sz w:val="25"/>
          <w:szCs w:val="25"/>
          <w:lang w:eastAsia="ru-RU"/>
        </w:rPr>
      </w:pPr>
      <w:r w:rsidRPr="00BA285E">
        <w:rPr>
          <w:rFonts w:ascii="Arial" w:eastAsia="Times New Roman" w:hAnsi="Arial" w:cs="Arial"/>
          <w:color w:val="37352F"/>
          <w:sz w:val="25"/>
          <w:szCs w:val="25"/>
          <w:lang w:eastAsia="ru-RU"/>
        </w:rPr>
        <w:t xml:space="preserve">Популярные слэш-команды для работы с </w:t>
      </w:r>
      <w:proofErr w:type="spellStart"/>
      <w:r w:rsidRPr="00BA285E">
        <w:rPr>
          <w:rFonts w:ascii="Arial" w:eastAsia="Times New Roman" w:hAnsi="Arial" w:cs="Arial"/>
          <w:color w:val="37352F"/>
          <w:sz w:val="25"/>
          <w:szCs w:val="25"/>
          <w:lang w:eastAsia="ru-RU"/>
        </w:rPr>
        <w:t>Claude</w:t>
      </w:r>
      <w:proofErr w:type="spellEnd"/>
      <w:r w:rsidRPr="00BA285E">
        <w:rPr>
          <w:rFonts w:ascii="Arial" w:eastAsia="Times New Roman" w:hAnsi="Arial" w:cs="Arial"/>
          <w:color w:val="37352F"/>
          <w:sz w:val="25"/>
          <w:szCs w:val="25"/>
          <w:lang w:eastAsia="ru-RU"/>
        </w:rPr>
        <w:t xml:space="preserve"> Code:</w:t>
      </w:r>
    </w:p>
    <w:p w14:paraId="2F4F6493" w14:textId="77777777" w:rsidR="00BA285E" w:rsidRPr="00BA285E" w:rsidRDefault="00B9562A" w:rsidP="008D00EE">
      <w:pPr>
        <w:pStyle w:val="a6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37352F"/>
          <w:sz w:val="25"/>
          <w:szCs w:val="25"/>
          <w:lang w:eastAsia="ru-RU"/>
        </w:rPr>
      </w:pPr>
      <w:hyperlink r:id="rId5" w:tgtFrame="_blank" w:history="1">
        <w:r w:rsidR="00BA285E" w:rsidRPr="00BA285E">
          <w:rPr>
            <w:rFonts w:ascii="Arial" w:eastAsia="Times New Roman" w:hAnsi="Arial" w:cs="Arial"/>
            <w:color w:val="9F7BF4"/>
            <w:sz w:val="25"/>
            <w:szCs w:val="25"/>
            <w:u w:val="single"/>
            <w:lang w:eastAsia="ru-RU"/>
          </w:rPr>
          <w:t>claude_code_reference_2026.pdf</w:t>
        </w:r>
      </w:hyperlink>
    </w:p>
    <w:p w14:paraId="3A07133F" w14:textId="3AD8EBB9" w:rsidR="00263256" w:rsidRDefault="00263256" w:rsidP="00263256">
      <w:pPr>
        <w:rPr>
          <w:rFonts w:eastAsia="Times New Roman" w:cs="Segoe UI Emoji"/>
          <w:color w:val="000000"/>
          <w:sz w:val="38"/>
          <w:szCs w:val="38"/>
          <w:lang w:eastAsia="ru-RU"/>
        </w:rPr>
      </w:pPr>
    </w:p>
    <w:p w14:paraId="6E2F8DAB" w14:textId="77777777" w:rsidR="00BA285E" w:rsidRPr="00E46B96" w:rsidRDefault="00BA285E" w:rsidP="00E46B96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E46B96">
        <w:rPr>
          <w:rFonts w:eastAsia="Times New Roman"/>
          <w:i/>
          <w:iCs/>
          <w:sz w:val="32"/>
          <w:szCs w:val="32"/>
          <w:u w:val="single"/>
          <w:lang w:eastAsia="ru-RU"/>
        </w:rPr>
        <w:t>Горячие клавиши и управление сессиями ↘️</w:t>
      </w:r>
    </w:p>
    <w:p w14:paraId="315AD055" w14:textId="77777777" w:rsidR="00BA285E" w:rsidRDefault="00BA285E" w:rsidP="00BA285E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Двойной Escape</w:t>
      </w:r>
      <w:r>
        <w:rPr>
          <w:rFonts w:ascii="Arial" w:hAnsi="Arial" w:cs="Arial"/>
          <w:color w:val="000000"/>
          <w:sz w:val="25"/>
          <w:szCs w:val="25"/>
        </w:rPr>
        <w:t xml:space="preserve"> — одна из самых полезных комбинаций. Если вы отправили сообщение с ошибкой или хотите его переформулировать, нажмите </w:t>
      </w:r>
      <w:r>
        <w:rPr>
          <w:rStyle w:val="a4"/>
          <w:rFonts w:ascii="Arial" w:hAnsi="Arial" w:cs="Arial"/>
          <w:color w:val="000000"/>
          <w:sz w:val="25"/>
          <w:szCs w:val="25"/>
        </w:rPr>
        <w:t>Escape дважды</w:t>
      </w:r>
      <w:r>
        <w:rPr>
          <w:rFonts w:ascii="Arial" w:hAnsi="Arial" w:cs="Arial"/>
          <w:color w:val="000000"/>
          <w:sz w:val="25"/>
          <w:szCs w:val="25"/>
        </w:rPr>
        <w:t>: появится возможность выбрать любое из отправленных сообщений стрелочками, изменить его и начать диалог заново с этой точки. Агент откатывает весь контекст назад.</w:t>
      </w:r>
    </w:p>
    <w:p w14:paraId="03F7266C" w14:textId="77777777" w:rsidR="00BA285E" w:rsidRDefault="00BA285E" w:rsidP="00BA285E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Ctrl-O</w:t>
      </w:r>
      <w:r>
        <w:rPr>
          <w:rFonts w:ascii="Arial" w:hAnsi="Arial" w:cs="Arial"/>
          <w:color w:val="000000"/>
          <w:sz w:val="25"/>
          <w:szCs w:val="25"/>
        </w:rPr>
        <w:t xml:space="preserve"> — раскрывает полную цепочку работы инструментов: все команды, решения и рассуждения агента в развёрнутом виде. Полезно для понимания того, что именно делает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 Повторное нажатие сворачивает обратно.</w:t>
      </w:r>
    </w:p>
    <w:p w14:paraId="3B89B309" w14:textId="77777777" w:rsidR="00BA285E" w:rsidRDefault="00BA285E" w:rsidP="00BA285E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Ctrl-C (дважды)</w:t>
      </w:r>
      <w:r>
        <w:rPr>
          <w:rFonts w:ascii="Arial" w:hAnsi="Arial" w:cs="Arial"/>
          <w:color w:val="000000"/>
          <w:sz w:val="25"/>
          <w:szCs w:val="25"/>
        </w:rPr>
        <w:t xml:space="preserve"> — выход из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обратно в терминал.</w:t>
      </w:r>
    </w:p>
    <w:p w14:paraId="2CA623C8" w14:textId="77777777" w:rsidR="00BA285E" w:rsidRDefault="00BA285E" w:rsidP="00BA285E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Command-T</w:t>
      </w:r>
      <w:r>
        <w:rPr>
          <w:rFonts w:ascii="Arial" w:hAnsi="Arial" w:cs="Arial"/>
          <w:color w:val="000000"/>
          <w:sz w:val="25"/>
          <w:szCs w:val="25"/>
        </w:rPr>
        <w:t xml:space="preserve"> (или плюсик в терминале) — открыть новое окно терминала и начать новую сессию параллельно.</w:t>
      </w:r>
    </w:p>
    <w:p w14:paraId="7CB77C61" w14:textId="77777777" w:rsidR="00BA285E" w:rsidRDefault="00BA285E" w:rsidP="00BA285E">
      <w:pPr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lastRenderedPageBreak/>
        <w:t>⚠</w:t>
      </w:r>
      <w:r>
        <w:rPr>
          <w:rStyle w:val="icon"/>
          <w:rFonts w:ascii="Arial" w:hAnsi="Arial" w:cs="Arial"/>
          <w:color w:val="000000"/>
          <w:sz w:val="38"/>
          <w:szCs w:val="38"/>
        </w:rPr>
        <w:t>️</w:t>
      </w:r>
    </w:p>
    <w:p w14:paraId="262B9571" w14:textId="77777777" w:rsidR="00BA285E" w:rsidRDefault="00BA285E" w:rsidP="00BA285E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 Mac горячие клавиши (Ctrl-C и другие) работают корректно только при </w:t>
      </w:r>
      <w:r>
        <w:rPr>
          <w:rStyle w:val="a4"/>
          <w:rFonts w:ascii="Arial" w:hAnsi="Arial" w:cs="Arial"/>
          <w:color w:val="000000"/>
          <w:sz w:val="25"/>
          <w:szCs w:val="25"/>
        </w:rPr>
        <w:t>английской раскладке клавиатуры</w:t>
      </w:r>
      <w:r>
        <w:rPr>
          <w:rFonts w:ascii="Arial" w:hAnsi="Arial" w:cs="Arial"/>
          <w:color w:val="000000"/>
          <w:sz w:val="25"/>
          <w:szCs w:val="25"/>
        </w:rPr>
        <w:t>. При русской раскладке они могут не срабатывать.</w:t>
      </w:r>
    </w:p>
    <w:p w14:paraId="7110E1CB" w14:textId="77777777" w:rsidR="00BA285E" w:rsidRPr="00E46B96" w:rsidRDefault="00BA285E" w:rsidP="00E46B96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E46B96">
        <w:rPr>
          <w:rFonts w:eastAsia="Times New Roman"/>
          <w:i/>
          <w:iCs/>
          <w:sz w:val="32"/>
          <w:szCs w:val="32"/>
          <w:u w:val="single"/>
          <w:lang w:eastAsia="ru-RU"/>
        </w:rPr>
        <w:t>Строка статуса и лимиты ↘️</w:t>
      </w:r>
    </w:p>
    <w:p w14:paraId="2FB32F78" w14:textId="77777777" w:rsidR="00BA285E" w:rsidRDefault="00BA285E" w:rsidP="00BA285E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После настройки </w:t>
      </w:r>
      <w:r>
        <w:rPr>
          <w:rStyle w:val="HTML"/>
          <w:rFonts w:ascii="Consolas" w:hAnsi="Consolas"/>
          <w:color w:val="C7254E"/>
          <w:sz w:val="23"/>
          <w:szCs w:val="23"/>
        </w:rPr>
        <w:t>/</w:t>
      </w:r>
      <w:proofErr w:type="spellStart"/>
      <w:r>
        <w:rPr>
          <w:rStyle w:val="HTML"/>
          <w:rFonts w:ascii="Consolas" w:hAnsi="Consolas"/>
          <w:color w:val="C7254E"/>
          <w:sz w:val="23"/>
          <w:szCs w:val="23"/>
        </w:rPr>
        <w:t>statusline</w:t>
      </w:r>
      <w:r>
        <w:rPr>
          <w:rFonts w:ascii="Arial" w:hAnsi="Arial" w:cs="Arial"/>
          <w:color w:val="000000"/>
          <w:sz w:val="25"/>
          <w:szCs w:val="25"/>
        </w:rPr>
        <w:t>в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нижней строке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отображается:</w:t>
      </w:r>
    </w:p>
    <w:p w14:paraId="0830D8DA" w14:textId="77777777" w:rsidR="00BA285E" w:rsidRDefault="00BA285E" w:rsidP="008D0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название используемой модели</w:t>
      </w:r>
    </w:p>
    <w:p w14:paraId="54FBD6E5" w14:textId="77777777" w:rsidR="00BA285E" w:rsidRDefault="00BA285E" w:rsidP="008D0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текущая рабочая директория</w:t>
      </w:r>
    </w:p>
    <w:p w14:paraId="5C6FF5C4" w14:textId="77777777" w:rsidR="00BA285E" w:rsidRDefault="00BA285E" w:rsidP="008D0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процент использованного </w:t>
      </w:r>
      <w:r>
        <w:rPr>
          <w:rStyle w:val="a4"/>
          <w:rFonts w:ascii="Arial" w:hAnsi="Arial" w:cs="Arial"/>
          <w:color w:val="000000"/>
          <w:sz w:val="25"/>
          <w:szCs w:val="25"/>
        </w:rPr>
        <w:t>контекстного окна</w:t>
      </w:r>
    </w:p>
    <w:p w14:paraId="4E345398" w14:textId="77777777" w:rsidR="00BA285E" w:rsidRDefault="00BA285E" w:rsidP="008D0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лимиты подписки</w:t>
      </w:r>
    </w:p>
    <w:p w14:paraId="4877BD91" w14:textId="77777777" w:rsidR="00BA285E" w:rsidRDefault="00BA285E" w:rsidP="00BA285E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Если у вас подписка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, агент ограничивает использование </w:t>
      </w:r>
      <w:r>
        <w:rPr>
          <w:rStyle w:val="a4"/>
          <w:rFonts w:ascii="Arial" w:hAnsi="Arial" w:cs="Arial"/>
          <w:color w:val="000000"/>
          <w:sz w:val="25"/>
          <w:szCs w:val="25"/>
        </w:rPr>
        <w:t>и по часам, и по дням</w:t>
      </w:r>
      <w:r>
        <w:rPr>
          <w:rFonts w:ascii="Arial" w:hAnsi="Arial" w:cs="Arial"/>
          <w:color w:val="000000"/>
          <w:sz w:val="25"/>
          <w:szCs w:val="25"/>
        </w:rPr>
        <w:t>. Например, в промежутке 5 часов — один лимит, за 7 дней — суммарный. Когда лимит достигает 100% — работа с агентом временно недоступна.</w:t>
      </w:r>
    </w:p>
    <w:p w14:paraId="34B04B3A" w14:textId="77777777" w:rsidR="00BA285E" w:rsidRDefault="00BA285E" w:rsidP="00BA285E">
      <w:pPr>
        <w:shd w:val="clear" w:color="auto" w:fill="F4F3F4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Статус-строка — это ваш приборный щиток при работе с агентом. Настройте её один раз и всегда знайте, сколько ресурса осталось.</w:t>
      </w:r>
    </w:p>
    <w:p w14:paraId="6A42CAF5" w14:textId="77777777" w:rsidR="00BA285E" w:rsidRPr="00E46B96" w:rsidRDefault="00BA285E" w:rsidP="00E46B96">
      <w:pPr>
        <w:pStyle w:val="2"/>
        <w:rPr>
          <w:bCs/>
          <w:shd w:val="clear" w:color="auto" w:fill="FFFFFF"/>
        </w:rPr>
      </w:pPr>
      <w:r w:rsidRPr="00E46B96">
        <w:rPr>
          <w:bCs/>
          <w:shd w:val="clear" w:color="auto" w:fill="FFFFFF"/>
        </w:rPr>
        <w:t>3. Рабочая директория</w:t>
      </w:r>
    </w:p>
    <w:p w14:paraId="1F70FF82" w14:textId="77777777" w:rsidR="00BA285E" w:rsidRPr="00E46B96" w:rsidRDefault="00BA285E" w:rsidP="00E46B96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E46B96">
        <w:rPr>
          <w:rFonts w:eastAsia="Times New Roman"/>
          <w:i/>
          <w:iCs/>
          <w:sz w:val="32"/>
          <w:szCs w:val="32"/>
          <w:u w:val="single"/>
          <w:lang w:eastAsia="ru-RU"/>
        </w:rPr>
        <w:t>Зачем нужна отдельная папка ↘️</w:t>
      </w:r>
    </w:p>
    <w:p w14:paraId="0E366170" w14:textId="77777777" w:rsidR="00E46B96" w:rsidRPr="00E46B96" w:rsidRDefault="00E46B96" w:rsidP="00E46B96">
      <w:pPr>
        <w:spacing w:after="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E46B96">
        <w:rPr>
          <w:rFonts w:ascii="Segoe UI Emoji" w:eastAsia="Times New Roman" w:hAnsi="Segoe UI Emoji" w:cs="Segoe UI Emoji"/>
          <w:sz w:val="36"/>
          <w:szCs w:val="36"/>
          <w:lang w:eastAsia="ru-RU"/>
        </w:rPr>
        <w:t>💡</w:t>
      </w:r>
    </w:p>
    <w:p w14:paraId="5744AE5F" w14:textId="77777777" w:rsidR="00E46B96" w:rsidRPr="00E46B96" w:rsidRDefault="00E46B96" w:rsidP="00E46B9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46B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Рабочая директория</w:t>
      </w:r>
      <w:r w:rsidRPr="00E46B96">
        <w:rPr>
          <w:rFonts w:ascii="Arial" w:eastAsia="Times New Roman" w:hAnsi="Arial" w:cs="Arial"/>
          <w:sz w:val="24"/>
          <w:szCs w:val="24"/>
          <w:lang w:eastAsia="ru-RU"/>
        </w:rPr>
        <w:t xml:space="preserve"> — это граница контекста и безопасности при работе с агентом.</w:t>
      </w:r>
    </w:p>
    <w:p w14:paraId="00E2648F" w14:textId="77777777" w:rsidR="00E46B96" w:rsidRPr="00E46B96" w:rsidRDefault="00E46B96" w:rsidP="00E46B9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E46B96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Правильная рабочая папка даёт:</w:t>
      </w:r>
    </w:p>
    <w:p w14:paraId="08386099" w14:textId="77777777" w:rsidR="00E46B96" w:rsidRPr="00E46B96" w:rsidRDefault="00E46B96" w:rsidP="008D00E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E46B96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меньше случайных действий агента вне задачи</w:t>
      </w:r>
    </w:p>
    <w:p w14:paraId="75DE8C38" w14:textId="77777777" w:rsidR="00E46B96" w:rsidRPr="00E46B96" w:rsidRDefault="00E46B96" w:rsidP="008D00E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E46B96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чистый контекст без лишних файлов</w:t>
      </w:r>
    </w:p>
    <w:p w14:paraId="75B6465A" w14:textId="77777777" w:rsidR="00E46B96" w:rsidRPr="00E46B96" w:rsidRDefault="00E46B96" w:rsidP="008D00E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E46B96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простоту проверки изменений</w:t>
      </w:r>
    </w:p>
    <w:p w14:paraId="6CB5D29E" w14:textId="77777777" w:rsidR="00E46B96" w:rsidRPr="00E46B96" w:rsidRDefault="00E46B96" w:rsidP="008D00E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E46B96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порядок на компьютере</w:t>
      </w:r>
    </w:p>
    <w:p w14:paraId="165DF535" w14:textId="77777777" w:rsidR="00E46B96" w:rsidRPr="00E46B96" w:rsidRDefault="00E46B96" w:rsidP="00E46B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E46B96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⚠️</w:t>
      </w:r>
    </w:p>
    <w:p w14:paraId="2D94A4D5" w14:textId="77777777" w:rsidR="00E46B96" w:rsidRPr="00E46B96" w:rsidRDefault="00E46B96" w:rsidP="00E46B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E46B96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Важное правило: не запускайте агента в корневой директории.</w:t>
      </w:r>
      <w:r w:rsidRPr="00E46B96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Корневая папка содержит множество файлов и папок, не связанных с задачей. Агент будет видеть лишний контекст и может случайно совершить нежелательные действия.</w:t>
      </w:r>
    </w:p>
    <w:p w14:paraId="3A844A28" w14:textId="77777777" w:rsidR="00E46B96" w:rsidRPr="00E46B96" w:rsidRDefault="00E46B96" w:rsidP="00E46B9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E46B96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Правильная последовательность всегда такая:</w:t>
      </w:r>
    </w:p>
    <w:p w14:paraId="001DC504" w14:textId="77777777" w:rsidR="00E46B96" w:rsidRPr="00E46B96" w:rsidRDefault="00E46B96" w:rsidP="008D00E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E46B96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Выбрали папку для работы</w:t>
      </w:r>
    </w:p>
    <w:p w14:paraId="111BCDD3" w14:textId="77777777" w:rsidR="00E46B96" w:rsidRPr="00E46B96" w:rsidRDefault="00E46B96" w:rsidP="008D00E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E46B96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Открыли в ней агента</w:t>
      </w:r>
    </w:p>
    <w:p w14:paraId="72B3C0F0" w14:textId="77777777" w:rsidR="00E46B96" w:rsidRPr="00E46B96" w:rsidRDefault="00E46B96" w:rsidP="008D00E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E46B96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Сформулировали запрос</w:t>
      </w:r>
    </w:p>
    <w:p w14:paraId="2B65721A" w14:textId="77777777" w:rsidR="00BA285E" w:rsidRDefault="00BA285E" w:rsidP="00BA285E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</w:p>
    <w:p w14:paraId="6DD7247D" w14:textId="77777777" w:rsidR="00BA285E" w:rsidRPr="00E46B96" w:rsidRDefault="00BA285E" w:rsidP="00E46B96">
      <w:pPr>
        <w:pStyle w:val="2"/>
        <w:rPr>
          <w:bCs/>
          <w:shd w:val="clear" w:color="auto" w:fill="FFFFFF"/>
        </w:rPr>
      </w:pPr>
      <w:r w:rsidRPr="00E46B96">
        <w:rPr>
          <w:bCs/>
          <w:shd w:val="clear" w:color="auto" w:fill="FFFFFF"/>
        </w:rPr>
        <w:t>3.1 Создание рабочей папки на Mac</w:t>
      </w:r>
    </w:p>
    <w:p w14:paraId="719FAF77" w14:textId="77777777" w:rsidR="00BA285E" w:rsidRPr="00E46B96" w:rsidRDefault="00BA285E" w:rsidP="00E46B96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E46B96">
        <w:rPr>
          <w:rFonts w:eastAsia="Times New Roman"/>
          <w:i/>
          <w:iCs/>
          <w:sz w:val="32"/>
          <w:szCs w:val="32"/>
          <w:u w:val="single"/>
          <w:lang w:eastAsia="ru-RU"/>
        </w:rPr>
        <w:t>Инструкция ↘️</w:t>
      </w:r>
    </w:p>
    <w:p w14:paraId="6C1359A1" w14:textId="77777777" w:rsidR="00E46B96" w:rsidRPr="00E46B96" w:rsidRDefault="00E46B96" w:rsidP="00E46B9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46B96">
        <w:rPr>
          <w:rFonts w:ascii="Arial" w:eastAsia="Times New Roman" w:hAnsi="Arial" w:cs="Arial"/>
          <w:sz w:val="24"/>
          <w:szCs w:val="24"/>
          <w:lang w:eastAsia="ru-RU"/>
        </w:rPr>
        <w:t xml:space="preserve">Открываем </w:t>
      </w:r>
      <w:r w:rsidRPr="00E46B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терминал</w:t>
      </w:r>
      <w:r w:rsidRPr="00E46B96">
        <w:rPr>
          <w:rFonts w:ascii="Arial" w:eastAsia="Times New Roman" w:hAnsi="Arial" w:cs="Arial"/>
          <w:sz w:val="24"/>
          <w:szCs w:val="24"/>
          <w:lang w:eastAsia="ru-RU"/>
        </w:rPr>
        <w:t>. По умолчанию он открывается в корневой директории.</w:t>
      </w:r>
    </w:p>
    <w:p w14:paraId="3D62722B" w14:textId="77777777" w:rsidR="00E46B96" w:rsidRPr="00E46B96" w:rsidRDefault="00E46B96" w:rsidP="00E46B9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46B96">
        <w:rPr>
          <w:rFonts w:ascii="Arial" w:eastAsia="Times New Roman" w:hAnsi="Arial" w:cs="Arial"/>
          <w:sz w:val="24"/>
          <w:szCs w:val="24"/>
          <w:lang w:eastAsia="ru-RU"/>
        </w:rPr>
        <w:t>Сначала смотрим содержимое текущей папки:</w:t>
      </w:r>
    </w:p>
    <w:p w14:paraId="04C2BF0E" w14:textId="77777777" w:rsidR="00E46B96" w:rsidRPr="00E46B96" w:rsidRDefault="00E46B96" w:rsidP="00E46B96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proofErr w:type="spellStart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>ls</w:t>
      </w:r>
      <w:proofErr w:type="spellEnd"/>
    </w:p>
    <w:p w14:paraId="3E2830FC" w14:textId="77777777" w:rsidR="00E46B96" w:rsidRPr="00E46B96" w:rsidRDefault="00E46B96" w:rsidP="00E46B9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46B96">
        <w:rPr>
          <w:rFonts w:ascii="Arial" w:eastAsia="Times New Roman" w:hAnsi="Arial" w:cs="Arial"/>
          <w:sz w:val="24"/>
          <w:szCs w:val="24"/>
          <w:lang w:eastAsia="ru-RU"/>
        </w:rPr>
        <w:t xml:space="preserve">Создаём новую директорию для проекта командой </w:t>
      </w:r>
      <w:proofErr w:type="spellStart"/>
      <w:r w:rsidRPr="00E46B96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mkdir</w:t>
      </w:r>
      <w:proofErr w:type="spellEnd"/>
      <w:r w:rsidRPr="00E46B96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26EC1687" w14:textId="77777777" w:rsidR="00E46B96" w:rsidRPr="00E46B96" w:rsidRDefault="00E46B96" w:rsidP="00E46B96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proofErr w:type="spellStart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>mkdir</w:t>
      </w:r>
      <w:proofErr w:type="spellEnd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 xml:space="preserve"> </w:t>
      </w:r>
      <w:proofErr w:type="spellStart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>pa-finance</w:t>
      </w:r>
      <w:proofErr w:type="spellEnd"/>
    </w:p>
    <w:p w14:paraId="4A2910DC" w14:textId="77777777" w:rsidR="00E46B96" w:rsidRPr="00E46B96" w:rsidRDefault="00E46B96" w:rsidP="00E46B9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46B96">
        <w:rPr>
          <w:rFonts w:ascii="Arial" w:eastAsia="Times New Roman" w:hAnsi="Arial" w:cs="Arial"/>
          <w:sz w:val="24"/>
          <w:szCs w:val="24"/>
          <w:lang w:eastAsia="ru-RU"/>
        </w:rPr>
        <w:t>Проверяем, что папка создалась:</w:t>
      </w:r>
    </w:p>
    <w:p w14:paraId="24789D44" w14:textId="77777777" w:rsidR="00E46B96" w:rsidRPr="00E46B96" w:rsidRDefault="00E46B96" w:rsidP="00E46B96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proofErr w:type="spellStart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>ls</w:t>
      </w:r>
      <w:proofErr w:type="spellEnd"/>
    </w:p>
    <w:p w14:paraId="42360F45" w14:textId="77777777" w:rsidR="00E46B96" w:rsidRPr="00E46B96" w:rsidRDefault="00E46B96" w:rsidP="00E46B9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46B96">
        <w:rPr>
          <w:rFonts w:ascii="Arial" w:eastAsia="Times New Roman" w:hAnsi="Arial" w:cs="Arial"/>
          <w:sz w:val="24"/>
          <w:szCs w:val="24"/>
          <w:lang w:eastAsia="ru-RU"/>
        </w:rPr>
        <w:t>Переходим в созданную папку:</w:t>
      </w:r>
    </w:p>
    <w:p w14:paraId="2EF4B48A" w14:textId="77777777" w:rsidR="00E46B96" w:rsidRPr="00E46B96" w:rsidRDefault="00E46B96" w:rsidP="00E46B96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proofErr w:type="spellStart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>cd</w:t>
      </w:r>
      <w:proofErr w:type="spellEnd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 xml:space="preserve"> </w:t>
      </w:r>
      <w:proofErr w:type="spellStart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>pa-finance</w:t>
      </w:r>
      <w:proofErr w:type="spellEnd"/>
    </w:p>
    <w:p w14:paraId="7CBEF03D" w14:textId="77777777" w:rsidR="00E46B96" w:rsidRPr="00E46B96" w:rsidRDefault="00E46B96" w:rsidP="00E46B9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46B96">
        <w:rPr>
          <w:rFonts w:ascii="Arial" w:eastAsia="Times New Roman" w:hAnsi="Arial" w:cs="Arial"/>
          <w:sz w:val="24"/>
          <w:szCs w:val="24"/>
          <w:lang w:eastAsia="ru-RU"/>
        </w:rPr>
        <w:t xml:space="preserve">Теперь запускаем </w:t>
      </w:r>
      <w:proofErr w:type="spellStart"/>
      <w:r w:rsidRPr="00E46B96">
        <w:rPr>
          <w:rFonts w:ascii="Arial" w:eastAsia="Times New Roman" w:hAnsi="Arial" w:cs="Arial"/>
          <w:sz w:val="24"/>
          <w:szCs w:val="24"/>
          <w:lang w:eastAsia="ru-RU"/>
        </w:rPr>
        <w:t>Claude</w:t>
      </w:r>
      <w:proofErr w:type="spellEnd"/>
      <w:r w:rsidRPr="00E46B96">
        <w:rPr>
          <w:rFonts w:ascii="Arial" w:eastAsia="Times New Roman" w:hAnsi="Arial" w:cs="Arial"/>
          <w:sz w:val="24"/>
          <w:szCs w:val="24"/>
          <w:lang w:eastAsia="ru-RU"/>
        </w:rPr>
        <w:t xml:space="preserve"> Code из этой папки:</w:t>
      </w:r>
    </w:p>
    <w:p w14:paraId="441359C2" w14:textId="77777777" w:rsidR="00E46B96" w:rsidRPr="00E46B96" w:rsidRDefault="00E46B96" w:rsidP="00E46B96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sz w:val="23"/>
          <w:szCs w:val="23"/>
          <w:lang w:eastAsia="ru-RU"/>
        </w:rPr>
      </w:pPr>
      <w:proofErr w:type="spellStart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>ollama</w:t>
      </w:r>
      <w:proofErr w:type="spellEnd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 xml:space="preserve"> </w:t>
      </w:r>
      <w:proofErr w:type="spellStart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>launch</w:t>
      </w:r>
      <w:proofErr w:type="spellEnd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 xml:space="preserve"> </w:t>
      </w:r>
      <w:proofErr w:type="spellStart"/>
      <w:r w:rsidRPr="00E46B96">
        <w:rPr>
          <w:rFonts w:ascii="Consolas" w:eastAsia="Times New Roman" w:hAnsi="Consolas" w:cs="Courier New"/>
          <w:sz w:val="23"/>
          <w:szCs w:val="23"/>
          <w:lang w:eastAsia="ru-RU"/>
        </w:rPr>
        <w:t>claude</w:t>
      </w:r>
      <w:proofErr w:type="spellEnd"/>
    </w:p>
    <w:p w14:paraId="35673C39" w14:textId="77777777" w:rsidR="00E46B96" w:rsidRPr="00E46B96" w:rsidRDefault="00E46B96" w:rsidP="00E46B96">
      <w:pPr>
        <w:shd w:val="clear" w:color="auto" w:fill="F4F3F4"/>
        <w:spacing w:line="240" w:lineRule="auto"/>
        <w:rPr>
          <w:rFonts w:ascii="Arial" w:eastAsia="Times New Roman" w:hAnsi="Arial" w:cs="Arial"/>
          <w:sz w:val="26"/>
          <w:szCs w:val="26"/>
          <w:lang w:eastAsia="ru-RU"/>
        </w:rPr>
      </w:pPr>
      <w:r w:rsidRPr="00E46B96">
        <w:rPr>
          <w:rFonts w:ascii="Segoe UI Emoji" w:eastAsia="Times New Roman" w:hAnsi="Segoe UI Emoji" w:cs="Segoe UI Emoji"/>
          <w:sz w:val="26"/>
          <w:szCs w:val="26"/>
          <w:lang w:eastAsia="ru-RU"/>
        </w:rPr>
        <w:t>⚠️</w:t>
      </w:r>
      <w:r w:rsidRPr="00E46B96">
        <w:rPr>
          <w:rFonts w:ascii="Arial" w:eastAsia="Times New Roman" w:hAnsi="Arial" w:cs="Arial"/>
          <w:sz w:val="26"/>
          <w:szCs w:val="26"/>
          <w:lang w:eastAsia="ru-RU"/>
        </w:rPr>
        <w:t xml:space="preserve"> Команда запуска может отличаться — всё зависит от того, какую версию вы установили в первом уроке.</w:t>
      </w:r>
    </w:p>
    <w:p w14:paraId="547E1AE4" w14:textId="77777777" w:rsidR="00E46B96" w:rsidRPr="00E46B96" w:rsidRDefault="00E46B96" w:rsidP="00E46B96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46B96">
        <w:rPr>
          <w:rFonts w:ascii="Arial" w:eastAsia="Times New Roman" w:hAnsi="Arial" w:cs="Arial"/>
          <w:sz w:val="24"/>
          <w:szCs w:val="24"/>
          <w:lang w:eastAsia="ru-RU"/>
        </w:rPr>
        <w:t>При первом запуске агент попросит подтвердить доверие к рабочему пространству. Подтверждаем доступ и продолжаем работу.</w:t>
      </w:r>
    </w:p>
    <w:p w14:paraId="04DA81E9" w14:textId="77777777" w:rsidR="00E46B96" w:rsidRPr="00E46B96" w:rsidRDefault="00E46B96" w:rsidP="00E46B96">
      <w:pPr>
        <w:spacing w:after="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E46B96">
        <w:rPr>
          <w:rFonts w:ascii="Segoe UI Emoji" w:eastAsia="Times New Roman" w:hAnsi="Segoe UI Emoji" w:cs="Segoe UI Emoji"/>
          <w:sz w:val="36"/>
          <w:szCs w:val="36"/>
          <w:lang w:eastAsia="ru-RU"/>
        </w:rPr>
        <w:t>💡</w:t>
      </w:r>
    </w:p>
    <w:p w14:paraId="4DB67C65" w14:textId="77777777" w:rsidR="00E46B96" w:rsidRPr="00E46B96" w:rsidRDefault="00E46B96" w:rsidP="00E46B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46B96">
        <w:rPr>
          <w:rFonts w:ascii="Arial" w:eastAsia="Times New Roman" w:hAnsi="Arial" w:cs="Arial"/>
          <w:sz w:val="24"/>
          <w:szCs w:val="24"/>
          <w:lang w:eastAsia="ru-RU"/>
        </w:rPr>
        <w:t>Не обязательно иметь одну папку на всё. Создавайте отдельные директории под разные проекты и задачи. Но начните с одной.</w:t>
      </w:r>
    </w:p>
    <w:p w14:paraId="161B6357" w14:textId="77777777" w:rsidR="00BA285E" w:rsidRDefault="00BA285E" w:rsidP="00BA285E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</w:p>
    <w:p w14:paraId="33BEC4DE" w14:textId="77777777" w:rsidR="00BA285E" w:rsidRPr="00E46B96" w:rsidRDefault="00BA285E" w:rsidP="00E46B96">
      <w:pPr>
        <w:pStyle w:val="2"/>
        <w:rPr>
          <w:bCs/>
          <w:shd w:val="clear" w:color="auto" w:fill="FFFFFF"/>
        </w:rPr>
      </w:pPr>
      <w:r w:rsidRPr="00E46B96">
        <w:rPr>
          <w:bCs/>
          <w:shd w:val="clear" w:color="auto" w:fill="FFFFFF"/>
        </w:rPr>
        <w:lastRenderedPageBreak/>
        <w:t>3.2 Создание рабочей папки на Windows</w:t>
      </w:r>
    </w:p>
    <w:p w14:paraId="38933E55" w14:textId="23E791B1" w:rsidR="00BA285E" w:rsidRDefault="00BA285E" w:rsidP="0038036D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38036D">
        <w:rPr>
          <w:rFonts w:eastAsia="Times New Roman"/>
          <w:i/>
          <w:iCs/>
          <w:sz w:val="32"/>
          <w:szCs w:val="32"/>
          <w:u w:val="single"/>
          <w:lang w:eastAsia="ru-RU"/>
        </w:rPr>
        <w:t>Инструкция ↘️</w:t>
      </w:r>
    </w:p>
    <w:p w14:paraId="6E5D4789" w14:textId="77777777" w:rsidR="0038036D" w:rsidRPr="0038036D" w:rsidRDefault="0038036D" w:rsidP="0038036D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8036D">
        <w:rPr>
          <w:rFonts w:ascii="Arial" w:eastAsia="Times New Roman" w:hAnsi="Arial" w:cs="Arial"/>
          <w:sz w:val="24"/>
          <w:szCs w:val="24"/>
          <w:lang w:eastAsia="ru-RU"/>
        </w:rPr>
        <w:t xml:space="preserve">Открываем </w:t>
      </w:r>
      <w:r w:rsidRPr="0038036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командную строку</w:t>
      </w:r>
      <w:r w:rsidRPr="0038036D">
        <w:rPr>
          <w:rFonts w:ascii="Arial" w:eastAsia="Times New Roman" w:hAnsi="Arial" w:cs="Arial"/>
          <w:sz w:val="24"/>
          <w:szCs w:val="24"/>
          <w:lang w:eastAsia="ru-RU"/>
        </w:rPr>
        <w:t xml:space="preserve">: в поиске Windows вводим </w:t>
      </w:r>
      <w:r w:rsidRPr="0038036D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CMD</w:t>
      </w:r>
      <w:r w:rsidRPr="0038036D">
        <w:rPr>
          <w:rFonts w:ascii="Arial" w:eastAsia="Times New Roman" w:hAnsi="Arial" w:cs="Arial"/>
          <w:sz w:val="24"/>
          <w:szCs w:val="24"/>
          <w:lang w:eastAsia="ru-RU"/>
        </w:rPr>
        <w:t xml:space="preserve"> и запускаем приложение.</w:t>
      </w:r>
    </w:p>
    <w:p w14:paraId="0B8E4198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Создаём новую директорию для проекта:</w:t>
      </w:r>
    </w:p>
    <w:p w14:paraId="6B770A34" w14:textId="77777777" w:rsidR="0038036D" w:rsidRPr="0038036D" w:rsidRDefault="0038036D" w:rsidP="0038036D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spellStart"/>
      <w:r w:rsidRPr="0038036D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mkdir</w:t>
      </w:r>
      <w:proofErr w:type="spellEnd"/>
      <w:r w:rsidRPr="0038036D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</w:t>
      </w:r>
      <w:proofErr w:type="spellStart"/>
      <w:r w:rsidRPr="0038036D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pa-finance</w:t>
      </w:r>
      <w:proofErr w:type="spellEnd"/>
    </w:p>
    <w:p w14:paraId="50CF709D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Проверяем, что папка появилась в списке:</w:t>
      </w:r>
    </w:p>
    <w:p w14:paraId="41201D76" w14:textId="77777777" w:rsidR="0038036D" w:rsidRPr="0038036D" w:rsidRDefault="0038036D" w:rsidP="0038036D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spellStart"/>
      <w:r w:rsidRPr="0038036D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dir</w:t>
      </w:r>
      <w:proofErr w:type="spellEnd"/>
    </w:p>
    <w:p w14:paraId="08171D53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Переходим в созданную папку:</w:t>
      </w:r>
    </w:p>
    <w:p w14:paraId="79CCAA61" w14:textId="77777777" w:rsidR="0038036D" w:rsidRPr="0038036D" w:rsidRDefault="0038036D" w:rsidP="0038036D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</w:pPr>
      <w:r w:rsidRPr="0038036D">
        <w:rPr>
          <w:rFonts w:ascii="Consolas" w:eastAsia="Times New Roman" w:hAnsi="Consolas" w:cs="Courier New"/>
          <w:color w:val="000000"/>
          <w:sz w:val="23"/>
          <w:szCs w:val="23"/>
          <w:lang w:val="en-US" w:eastAsia="ru-RU"/>
        </w:rPr>
        <w:t>cd pa-finance</w:t>
      </w:r>
    </w:p>
    <w:p w14:paraId="3BB1320A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Отсюда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 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запускаем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 xml:space="preserve"> </w:t>
      </w: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val="en-US" w:eastAsia="ru-RU"/>
        </w:rPr>
        <w:t>Claude Code:</w:t>
      </w:r>
    </w:p>
    <w:p w14:paraId="17D98B91" w14:textId="77777777" w:rsidR="0038036D" w:rsidRPr="0038036D" w:rsidRDefault="0038036D" w:rsidP="0038036D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spellStart"/>
      <w:r w:rsidRPr="0038036D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ollama</w:t>
      </w:r>
      <w:proofErr w:type="spellEnd"/>
      <w:r w:rsidRPr="0038036D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</w:t>
      </w:r>
      <w:proofErr w:type="spellStart"/>
      <w:r w:rsidRPr="0038036D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launch</w:t>
      </w:r>
      <w:proofErr w:type="spellEnd"/>
      <w:r w:rsidRPr="0038036D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</w:t>
      </w:r>
      <w:proofErr w:type="spellStart"/>
      <w:r w:rsidRPr="0038036D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claude</w:t>
      </w:r>
      <w:proofErr w:type="spellEnd"/>
    </w:p>
    <w:p w14:paraId="0FCBFCAA" w14:textId="77777777" w:rsidR="0038036D" w:rsidRPr="0038036D" w:rsidRDefault="0038036D" w:rsidP="0038036D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38036D">
        <w:rPr>
          <w:rFonts w:ascii="Segoe UI Emoji" w:eastAsia="Times New Roman" w:hAnsi="Segoe UI Emoji" w:cs="Segoe UI Emoji"/>
          <w:color w:val="000000"/>
          <w:sz w:val="26"/>
          <w:szCs w:val="26"/>
          <w:lang w:eastAsia="ru-RU"/>
        </w:rPr>
        <w:t>⚠️</w:t>
      </w:r>
      <w:r w:rsidRPr="0038036D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Команда запуска может отличаться — всё зависит от того, какую версию вы установили в первом уроке.</w:t>
      </w:r>
    </w:p>
    <w:p w14:paraId="1FA8C812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Логика такая же, как на Mac: чистая папка без лишнего содержимого даёт агенту чистое рабочее пространство.</w:t>
      </w:r>
    </w:p>
    <w:p w14:paraId="05CCE9C7" w14:textId="77777777" w:rsidR="0038036D" w:rsidRPr="0038036D" w:rsidRDefault="0038036D" w:rsidP="0038036D">
      <w:pPr>
        <w:rPr>
          <w:lang w:eastAsia="ru-RU"/>
        </w:rPr>
      </w:pPr>
    </w:p>
    <w:p w14:paraId="03CB19E0" w14:textId="77777777" w:rsidR="00BA285E" w:rsidRPr="00E46B96" w:rsidRDefault="00BA285E" w:rsidP="00E46B96">
      <w:pPr>
        <w:pStyle w:val="2"/>
        <w:rPr>
          <w:bCs/>
          <w:shd w:val="clear" w:color="auto" w:fill="FFFFFF"/>
        </w:rPr>
      </w:pPr>
      <w:r w:rsidRPr="00E46B96">
        <w:rPr>
          <w:bCs/>
          <w:shd w:val="clear" w:color="auto" w:fill="FFFFFF"/>
        </w:rPr>
        <w:t>4. Настройка строки статуса </w:t>
      </w:r>
    </w:p>
    <w:p w14:paraId="21AC556F" w14:textId="341820EC" w:rsidR="00BA285E" w:rsidRPr="0038036D" w:rsidRDefault="00BA285E" w:rsidP="0038036D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38036D">
        <w:rPr>
          <w:rFonts w:eastAsia="Times New Roman"/>
          <w:i/>
          <w:iCs/>
          <w:sz w:val="32"/>
          <w:szCs w:val="32"/>
          <w:u w:val="single"/>
          <w:lang w:eastAsia="ru-RU"/>
        </w:rPr>
        <w:t>Как агент настраивает себя сам ↘️</w:t>
      </w:r>
    </w:p>
    <w:p w14:paraId="1BE053F8" w14:textId="77777777" w:rsidR="0038036D" w:rsidRPr="0038036D" w:rsidRDefault="0038036D" w:rsidP="0038036D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8036D">
        <w:rPr>
          <w:rFonts w:ascii="Arial" w:eastAsia="Times New Roman" w:hAnsi="Arial" w:cs="Arial"/>
          <w:sz w:val="24"/>
          <w:szCs w:val="24"/>
          <w:lang w:eastAsia="ru-RU"/>
        </w:rPr>
        <w:t xml:space="preserve">После того как мы вызвали команду </w:t>
      </w:r>
      <w:r w:rsidRPr="0038036D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/</w:t>
      </w:r>
      <w:proofErr w:type="spellStart"/>
      <w:r w:rsidRPr="0038036D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statusline</w:t>
      </w:r>
      <w:proofErr w:type="spellEnd"/>
      <w:r w:rsidRPr="0038036D">
        <w:rPr>
          <w:rFonts w:ascii="Arial" w:eastAsia="Times New Roman" w:hAnsi="Arial" w:cs="Arial"/>
          <w:sz w:val="24"/>
          <w:szCs w:val="24"/>
          <w:lang w:eastAsia="ru-RU"/>
        </w:rPr>
        <w:t xml:space="preserve">, агент предлагает настроить нижнюю строку интерфейса. Он вносит изменения в свои конфигурационные файлы — это официальная функция </w:t>
      </w:r>
      <w:proofErr w:type="spellStart"/>
      <w:r w:rsidRPr="0038036D">
        <w:rPr>
          <w:rFonts w:ascii="Arial" w:eastAsia="Times New Roman" w:hAnsi="Arial" w:cs="Arial"/>
          <w:sz w:val="24"/>
          <w:szCs w:val="24"/>
          <w:lang w:eastAsia="ru-RU"/>
        </w:rPr>
        <w:t>Anthropic</w:t>
      </w:r>
      <w:proofErr w:type="spellEnd"/>
      <w:r w:rsidRPr="0038036D">
        <w:rPr>
          <w:rFonts w:ascii="Arial" w:eastAsia="Times New Roman" w:hAnsi="Arial" w:cs="Arial"/>
          <w:sz w:val="24"/>
          <w:szCs w:val="24"/>
          <w:lang w:eastAsia="ru-RU"/>
        </w:rPr>
        <w:t>, агент умеет настраивать себя сам по этой команде.</w:t>
      </w:r>
    </w:p>
    <w:p w14:paraId="0802223F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Пример запроса для настройки строки:</w:t>
      </w:r>
    </w:p>
    <w:p w14:paraId="54E8737F" w14:textId="77777777" w:rsidR="0038036D" w:rsidRPr="0038036D" w:rsidRDefault="0038036D" w:rsidP="0038036D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38036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«Я хочу, чтобы в строке статуса было: название модели, рабочая директория, количество использованного контекста и лимиты на использование </w:t>
      </w:r>
      <w:proofErr w:type="spellStart"/>
      <w:r w:rsidRPr="0038036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Claude</w:t>
      </w:r>
      <w:proofErr w:type="spellEnd"/>
      <w:r w:rsidRPr="0038036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 Code»</w:t>
      </w:r>
    </w:p>
    <w:p w14:paraId="74A3BA35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После применения настроек иногда нужно перезапустить агента (</w:t>
      </w: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Ctrl-C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затем снова запустить), чтобы изменения подтянулись.</w:t>
      </w:r>
    </w:p>
    <w:p w14:paraId="482B72BF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Когда строка статуса настроена, вы видите в реальном времени:</w:t>
      </w:r>
    </w:p>
    <w:p w14:paraId="45DDEE04" w14:textId="77777777" w:rsidR="0038036D" w:rsidRPr="0038036D" w:rsidRDefault="0038036D" w:rsidP="008D00E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какую модель используете</w:t>
      </w:r>
    </w:p>
    <w:p w14:paraId="6E00E71E" w14:textId="77777777" w:rsidR="0038036D" w:rsidRPr="0038036D" w:rsidRDefault="0038036D" w:rsidP="008D00E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 какой директории работаете</w:t>
      </w:r>
    </w:p>
    <w:p w14:paraId="33AF57AB" w14:textId="77777777" w:rsidR="0038036D" w:rsidRPr="0038036D" w:rsidRDefault="0038036D" w:rsidP="008D00E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сколько контекста уже потрачено</w:t>
      </w:r>
    </w:p>
    <w:p w14:paraId="68C31901" w14:textId="77777777" w:rsidR="0038036D" w:rsidRPr="0038036D" w:rsidRDefault="0038036D" w:rsidP="008D00E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сколько лимита осталось до следующего сброса</w:t>
      </w:r>
    </w:p>
    <w:p w14:paraId="07647CA6" w14:textId="77777777" w:rsidR="00BA285E" w:rsidRDefault="00BA285E" w:rsidP="0038036D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350EA421" w14:textId="77777777" w:rsidR="00BA285E" w:rsidRPr="0038036D" w:rsidRDefault="00BA285E" w:rsidP="0038036D">
      <w:pPr>
        <w:pStyle w:val="2"/>
        <w:rPr>
          <w:bCs/>
          <w:shd w:val="clear" w:color="auto" w:fill="FFFFFF"/>
        </w:rPr>
      </w:pPr>
      <w:r w:rsidRPr="0038036D">
        <w:rPr>
          <w:bCs/>
          <w:shd w:val="clear" w:color="auto" w:fill="FFFFFF"/>
        </w:rPr>
        <w:t>5. Формула запроса и контекст-инжиниринг</w:t>
      </w:r>
    </w:p>
    <w:p w14:paraId="0DBB45D5" w14:textId="77777777" w:rsidR="00BA285E" w:rsidRPr="0038036D" w:rsidRDefault="00BA285E" w:rsidP="0038036D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38036D">
        <w:rPr>
          <w:rFonts w:eastAsia="Times New Roman"/>
          <w:i/>
          <w:iCs/>
          <w:sz w:val="32"/>
          <w:szCs w:val="32"/>
          <w:u w:val="single"/>
          <w:lang w:eastAsia="ru-RU"/>
        </w:rPr>
        <w:t>Что влияет на качество ответа ↘️</w:t>
      </w:r>
    </w:p>
    <w:p w14:paraId="065E2E93" w14:textId="77777777" w:rsidR="0038036D" w:rsidRPr="0038036D" w:rsidRDefault="0038036D" w:rsidP="0038036D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8036D">
        <w:rPr>
          <w:rFonts w:ascii="Arial" w:eastAsia="Times New Roman" w:hAnsi="Arial" w:cs="Arial"/>
          <w:sz w:val="24"/>
          <w:szCs w:val="24"/>
          <w:lang w:eastAsia="ru-RU"/>
        </w:rPr>
        <w:t>Финальный результат от агента зависит от двух факторов:</w:t>
      </w:r>
    </w:p>
    <w:p w14:paraId="662D73CC" w14:textId="77777777" w:rsidR="0038036D" w:rsidRPr="0038036D" w:rsidRDefault="0038036D" w:rsidP="008D00E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Качество модели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её интеллектуальные способности</w:t>
      </w:r>
    </w:p>
    <w:p w14:paraId="78C0545D" w14:textId="77777777" w:rsidR="0038036D" w:rsidRPr="0038036D" w:rsidRDefault="0038036D" w:rsidP="008D00E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Качество запроса и контекста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то, что мы передаём модели: вопрос, примеры, файлы, инструменты, текст</w:t>
      </w:r>
    </w:p>
    <w:p w14:paraId="05716C46" w14:textId="77777777" w:rsidR="0038036D" w:rsidRPr="0038036D" w:rsidRDefault="0038036D" w:rsidP="0038036D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То, что мы в неё внесём — то она переработает и то выдаст.</w:t>
      </w:r>
    </w:p>
    <w:p w14:paraId="70FF0461" w14:textId="77777777" w:rsidR="00BA285E" w:rsidRDefault="00BA285E" w:rsidP="0038036D">
      <w:pPr>
        <w:pStyle w:val="3"/>
        <w:rPr>
          <w:rFonts w:ascii="Arial" w:hAnsi="Arial" w:cs="Arial"/>
          <w:color w:val="000000"/>
          <w:sz w:val="25"/>
          <w:szCs w:val="25"/>
        </w:rPr>
      </w:pPr>
      <w:r w:rsidRPr="0038036D">
        <w:rPr>
          <w:rFonts w:eastAsia="Times New Roman"/>
          <w:i/>
          <w:iCs/>
          <w:sz w:val="32"/>
          <w:szCs w:val="32"/>
          <w:u w:val="single"/>
          <w:lang w:eastAsia="ru-RU"/>
        </w:rPr>
        <w:t>Формула хорошего запроса ↘️</w:t>
      </w:r>
    </w:p>
    <w:p w14:paraId="6E0BE366" w14:textId="77777777" w:rsidR="0038036D" w:rsidRPr="0038036D" w:rsidRDefault="0038036D" w:rsidP="0038036D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8036D">
        <w:rPr>
          <w:rFonts w:ascii="Arial" w:eastAsia="Times New Roman" w:hAnsi="Arial" w:cs="Arial"/>
          <w:sz w:val="24"/>
          <w:szCs w:val="24"/>
          <w:lang w:eastAsia="ru-RU"/>
        </w:rPr>
        <w:t>При составлении запроса используем следующую структуру:</w:t>
      </w:r>
    </w:p>
    <w:p w14:paraId="591FA13C" w14:textId="77777777" w:rsidR="0038036D" w:rsidRPr="0038036D" w:rsidRDefault="0038036D" w:rsidP="008D00E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Цель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что нужно сделать, к какому результату прийти</w:t>
      </w:r>
    </w:p>
    <w:p w14:paraId="2D796B44" w14:textId="77777777" w:rsidR="0038036D" w:rsidRPr="0038036D" w:rsidRDefault="0038036D" w:rsidP="008D00EE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Контекст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примеры, подробности, расширение цели</w:t>
      </w:r>
    </w:p>
    <w:p w14:paraId="2614DBD5" w14:textId="77777777" w:rsidR="0038036D" w:rsidRPr="0038036D" w:rsidRDefault="0038036D" w:rsidP="008D00EE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Ограничения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чего не делать: </w:t>
      </w:r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«не используй смайлики»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«не уходи из рабочей директории»</w:t>
      </w:r>
    </w:p>
    <w:p w14:paraId="094242D7" w14:textId="77777777" w:rsidR="0038036D" w:rsidRPr="0038036D" w:rsidRDefault="0038036D" w:rsidP="008D00E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Критерии качества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что считать хорошим результатом: </w:t>
      </w:r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«используй только такие библиотеки»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«обязательно включи валовую маржинальность»</w:t>
      </w:r>
    </w:p>
    <w:p w14:paraId="4E0AD805" w14:textId="77777777" w:rsidR="0038036D" w:rsidRPr="0038036D" w:rsidRDefault="0038036D" w:rsidP="008D00E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Формат ответа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как вернуть результат: </w:t>
      </w:r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«ответь в чате»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 xml:space="preserve">«создай </w:t>
      </w:r>
      <w:proofErr w:type="spellStart"/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Markdown</w:t>
      </w:r>
      <w:proofErr w:type="spellEnd"/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-файл»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«ответь в трёх словах»</w:t>
      </w:r>
    </w:p>
    <w:p w14:paraId="110E0E36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Шаблон запроса:</w:t>
      </w:r>
    </w:p>
    <w:p w14:paraId="6343F1A6" w14:textId="77777777" w:rsidR="0038036D" w:rsidRPr="0038036D" w:rsidRDefault="0038036D" w:rsidP="0038036D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Сделай [цель]. С учётом [контекст/примеры]. Учитывая ограничения: [ограничения]. Проверь через [критерии]. Верни в формате [формат].</w:t>
      </w:r>
    </w:p>
    <w:p w14:paraId="7F006A8D" w14:textId="2CF3C3DC" w:rsidR="0038036D" w:rsidRPr="0038036D" w:rsidRDefault="0038036D" w:rsidP="003803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proofErr w:type="gramStart"/>
      <w:r w:rsidRPr="0038036D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Не</w:t>
      </w:r>
      <w:proofErr w:type="gramEnd"/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обязательно использовать все пять элементов в каждом запросе. С опытом вы поймёте, что можно опустить, а на что сделать упор.</w:t>
      </w:r>
    </w:p>
    <w:p w14:paraId="23F7B733" w14:textId="77777777" w:rsidR="00BA285E" w:rsidRDefault="00BA285E" w:rsidP="0038036D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/>
          <w:sz w:val="25"/>
          <w:szCs w:val="25"/>
        </w:rPr>
      </w:pPr>
    </w:p>
    <w:p w14:paraId="713BE223" w14:textId="509D534E" w:rsidR="00BA285E" w:rsidRDefault="00BA285E" w:rsidP="0038036D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38036D">
        <w:rPr>
          <w:rFonts w:eastAsia="Times New Roman"/>
          <w:i/>
          <w:iCs/>
          <w:sz w:val="32"/>
          <w:szCs w:val="32"/>
          <w:u w:val="single"/>
          <w:lang w:eastAsia="ru-RU"/>
        </w:rPr>
        <w:t>Примеры запросов — плохой и хороший ↘️</w:t>
      </w:r>
    </w:p>
    <w:p w14:paraId="24070324" w14:textId="77777777" w:rsidR="0038036D" w:rsidRPr="0038036D" w:rsidRDefault="0038036D" w:rsidP="0038036D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8036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Плохой </w:t>
      </w:r>
      <w:proofErr w:type="spellStart"/>
      <w:r w:rsidRPr="0038036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промпт</w:t>
      </w:r>
      <w:proofErr w:type="spellEnd"/>
      <w:r w:rsidRPr="0038036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</w:p>
    <w:p w14:paraId="3C1041B0" w14:textId="77777777" w:rsidR="0038036D" w:rsidRPr="0038036D" w:rsidRDefault="0038036D" w:rsidP="0038036D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38036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«Проанализируй таблицу, составь отчёт»</w:t>
      </w:r>
    </w:p>
    <w:p w14:paraId="56B4CCF6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Нет ничего конкретного: какую таблицу, какой отчёт, в каком виде, за какой период.</w:t>
      </w:r>
    </w:p>
    <w:p w14:paraId="7127D2E7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Средний </w:t>
      </w:r>
      <w:proofErr w:type="spellStart"/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промпт</w:t>
      </w:r>
      <w:proofErr w:type="spellEnd"/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:</w:t>
      </w:r>
    </w:p>
    <w:p w14:paraId="1FD2EA72" w14:textId="77777777" w:rsidR="0038036D" w:rsidRPr="0038036D" w:rsidRDefault="0038036D" w:rsidP="0038036D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38036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«Проанализируй таблицу @table, составь отчёт с фокусом на прибыльность»</w:t>
      </w:r>
    </w:p>
    <w:p w14:paraId="7978DB12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Чуть лучше, но всё ещё мало параметров.</w:t>
      </w:r>
    </w:p>
    <w:p w14:paraId="2C794291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Хороший </w:t>
      </w:r>
      <w:proofErr w:type="spellStart"/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промпт</w:t>
      </w:r>
      <w:proofErr w:type="spellEnd"/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:</w:t>
      </w:r>
    </w:p>
    <w:p w14:paraId="42FB866C" w14:textId="77777777" w:rsidR="0038036D" w:rsidRPr="0038036D" w:rsidRDefault="0038036D" w:rsidP="0038036D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38036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«Проанализируй таблицу @table, составь отчёт с фокусом на прибыльность компании за четвёртый квартал. Удостоверься, чтобы в отчёте была валовая маржинальность — проведи расчёт, если данных нет. Верни файл в формате </w:t>
      </w:r>
      <w:proofErr w:type="spellStart"/>
      <w:r w:rsidRPr="0038036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Markdown</w:t>
      </w:r>
      <w:proofErr w:type="spellEnd"/>
      <w:r w:rsidRPr="0038036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 с именем pa-statment-4qreport.md»</w:t>
      </w:r>
    </w:p>
    <w:p w14:paraId="4660BD98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Здесь прописаны цель, контекст, критерий качества и формат.</w:t>
      </w:r>
    </w:p>
    <w:p w14:paraId="6F084E47" w14:textId="15F91770" w:rsidR="0038036D" w:rsidRPr="0038036D" w:rsidRDefault="0038036D" w:rsidP="003803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38036D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⚠️</w:t>
      </w: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Длиннее — не значит лучше.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Стремитесь к ясности и смысловой насыщенности, а не к объёму. Избыточно длинные </w:t>
      </w:r>
      <w:proofErr w:type="spellStart"/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промпты</w:t>
      </w:r>
      <w:proofErr w:type="spellEnd"/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могут запутать агента.</w:t>
      </w:r>
    </w:p>
    <w:p w14:paraId="3E91C242" w14:textId="77777777" w:rsidR="0038036D" w:rsidRPr="0038036D" w:rsidRDefault="0038036D" w:rsidP="0038036D">
      <w:pPr>
        <w:rPr>
          <w:lang w:eastAsia="ru-RU"/>
        </w:rPr>
      </w:pPr>
    </w:p>
    <w:p w14:paraId="215F44EA" w14:textId="77777777" w:rsidR="00BA285E" w:rsidRPr="0038036D" w:rsidRDefault="00BA285E" w:rsidP="0038036D">
      <w:pPr>
        <w:pStyle w:val="2"/>
        <w:rPr>
          <w:bCs/>
          <w:shd w:val="clear" w:color="auto" w:fill="FFFFFF"/>
        </w:rPr>
      </w:pPr>
      <w:r w:rsidRPr="0038036D">
        <w:rPr>
          <w:bCs/>
          <w:shd w:val="clear" w:color="auto" w:fill="FFFFFF"/>
        </w:rPr>
        <w:t>6. Масштаб задач для агента</w:t>
      </w:r>
    </w:p>
    <w:p w14:paraId="5EE38392" w14:textId="77777777" w:rsidR="00BA285E" w:rsidRPr="0038036D" w:rsidRDefault="00BA285E" w:rsidP="0038036D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38036D">
        <w:rPr>
          <w:rFonts w:eastAsia="Times New Roman"/>
          <w:i/>
          <w:iCs/>
          <w:sz w:val="32"/>
          <w:szCs w:val="32"/>
          <w:u w:val="single"/>
          <w:lang w:eastAsia="ru-RU"/>
        </w:rPr>
        <w:t>Три уровня запросов ↘️</w:t>
      </w:r>
    </w:p>
    <w:p w14:paraId="10C45ED8" w14:textId="1F35C7B5" w:rsidR="0038036D" w:rsidRPr="0038036D" w:rsidRDefault="0038036D" w:rsidP="0038036D">
      <w:pPr>
        <w:spacing w:after="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38036D">
        <w:rPr>
          <w:rFonts w:ascii="Segoe UI Emoji" w:eastAsia="Times New Roman" w:hAnsi="Segoe UI Emoji" w:cs="Segoe UI Emoji"/>
          <w:sz w:val="36"/>
          <w:szCs w:val="36"/>
          <w:lang w:eastAsia="ru-RU"/>
        </w:rPr>
        <w:t>✅</w:t>
      </w:r>
      <w:r w:rsidRPr="0038036D">
        <w:rPr>
          <w:rFonts w:ascii="Arial" w:eastAsia="Times New Roman" w:hAnsi="Arial" w:cs="Arial"/>
          <w:sz w:val="24"/>
          <w:szCs w:val="24"/>
          <w:lang w:eastAsia="ru-RU"/>
        </w:rPr>
        <w:t xml:space="preserve">В отличие от обычного чата, в </w:t>
      </w:r>
      <w:proofErr w:type="spellStart"/>
      <w:r w:rsidRPr="0038036D">
        <w:rPr>
          <w:rFonts w:ascii="Arial" w:eastAsia="Times New Roman" w:hAnsi="Arial" w:cs="Arial"/>
          <w:sz w:val="24"/>
          <w:szCs w:val="24"/>
          <w:lang w:eastAsia="ru-RU"/>
        </w:rPr>
        <w:t>Claude</w:t>
      </w:r>
      <w:proofErr w:type="spellEnd"/>
      <w:r w:rsidRPr="0038036D">
        <w:rPr>
          <w:rFonts w:ascii="Arial" w:eastAsia="Times New Roman" w:hAnsi="Arial" w:cs="Arial"/>
          <w:sz w:val="24"/>
          <w:szCs w:val="24"/>
          <w:lang w:eastAsia="ru-RU"/>
        </w:rPr>
        <w:t xml:space="preserve"> Code руки полностью развязаны: агент может не просто отвечать, но и совершать действия. Масштаб задач можно разделить на три уровня:</w:t>
      </w:r>
    </w:p>
    <w:p w14:paraId="587739E4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Уровень 1 — Текстовый ответ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br/>
        <w:t xml:space="preserve">Запрос → текстовый ответ. Агент может при этом использовать инструменты (например, посмотреть содержимое папки командой </w:t>
      </w:r>
      <w:proofErr w:type="spellStart"/>
      <w:r w:rsidRPr="0038036D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ls</w:t>
      </w:r>
      <w:proofErr w:type="spellEnd"/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), но финальный результат — текст в диалоге.</w:t>
      </w:r>
    </w:p>
    <w:p w14:paraId="70F4CD39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Пример: «Что ты видишь в этой папке?»</w:t>
      </w:r>
    </w:p>
    <w:p w14:paraId="7A71E509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Уровень 2 — Одно действие с файлом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br/>
        <w:t xml:space="preserve">Агент не просто отвечает, но и </w:t>
      </w: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изменяет файлы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 рабочей директории.</w:t>
      </w:r>
    </w:p>
    <w:p w14:paraId="7E6C88AC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Пример: «Переименуй оба файла в правильное название компании» или «Исправь ошибку в формуле на листе "Сводка"»</w:t>
      </w:r>
    </w:p>
    <w:p w14:paraId="24C418CF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Уровень 3 — Многоступенчатая задача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br/>
        <w:t>Агент обрабатывает несколько связанных файлов, использует множество инструментов, выполняет 4–5 и более последовательных действий. При сложных задачах агент может работать 30, 60 и более минут.</w:t>
      </w:r>
    </w:p>
    <w:p w14:paraId="11F88D73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 xml:space="preserve">Пример: открыть два Excel-файла → извлечь данные → создать новую сводную таблицу → написать </w:t>
      </w:r>
      <w:proofErr w:type="spellStart"/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Markdown</w:t>
      </w:r>
      <w:proofErr w:type="spellEnd"/>
      <w:r w:rsidRPr="0038036D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-анализ с трендами</w:t>
      </w:r>
    </w:p>
    <w:p w14:paraId="6000128B" w14:textId="77777777" w:rsidR="00BA285E" w:rsidRPr="0038036D" w:rsidRDefault="00BA285E" w:rsidP="0038036D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38036D">
        <w:rPr>
          <w:rFonts w:eastAsia="Times New Roman"/>
          <w:i/>
          <w:iCs/>
          <w:sz w:val="32"/>
          <w:szCs w:val="32"/>
          <w:u w:val="single"/>
          <w:lang w:eastAsia="ru-RU"/>
        </w:rPr>
        <w:lastRenderedPageBreak/>
        <w:t>Практика: многоступенчатый запрос ↘️</w:t>
      </w:r>
    </w:p>
    <w:p w14:paraId="6FD2EE0D" w14:textId="77777777" w:rsidR="0038036D" w:rsidRPr="0038036D" w:rsidRDefault="0038036D" w:rsidP="0038036D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8036D">
        <w:rPr>
          <w:rFonts w:ascii="Arial" w:eastAsia="Times New Roman" w:hAnsi="Arial" w:cs="Arial"/>
          <w:sz w:val="24"/>
          <w:szCs w:val="24"/>
          <w:lang w:eastAsia="ru-RU"/>
        </w:rPr>
        <w:t>Подготовь две таблицы или используй учебные:</w:t>
      </w:r>
    </w:p>
    <w:p w14:paraId="0A035DB0" w14:textId="77777777" w:rsidR="0038036D" w:rsidRPr="0038036D" w:rsidRDefault="00B9562A" w:rsidP="003803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hyperlink r:id="rId6" w:tgtFrame="_blank" w:history="1">
        <w:r w:rsidR="0038036D" w:rsidRPr="0038036D">
          <w:rPr>
            <w:rFonts w:ascii="Arial" w:eastAsia="Times New Roman" w:hAnsi="Arial" w:cs="Arial"/>
            <w:color w:val="9F7BF4"/>
            <w:sz w:val="25"/>
            <w:szCs w:val="25"/>
            <w:u w:val="single"/>
            <w:lang w:eastAsia="ru-RU"/>
          </w:rPr>
          <w:t>expenses_2024.xlsx</w:t>
        </w:r>
      </w:hyperlink>
    </w:p>
    <w:p w14:paraId="3E2DF13E" w14:textId="77777777" w:rsidR="0038036D" w:rsidRPr="0038036D" w:rsidRDefault="00B9562A" w:rsidP="003803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hyperlink r:id="rId7" w:tgtFrame="_blank" w:history="1">
        <w:r w:rsidR="0038036D" w:rsidRPr="0038036D">
          <w:rPr>
            <w:rFonts w:ascii="Arial" w:eastAsia="Times New Roman" w:hAnsi="Arial" w:cs="Arial"/>
            <w:color w:val="9F7BF4"/>
            <w:sz w:val="25"/>
            <w:szCs w:val="25"/>
            <w:u w:val="single"/>
            <w:lang w:eastAsia="ru-RU"/>
          </w:rPr>
          <w:t>expenses_2025.xlsx</w:t>
        </w:r>
      </w:hyperlink>
    </w:p>
    <w:p w14:paraId="038CBC3B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</w:p>
    <w:p w14:paraId="491DDBB4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Пример запроса третьего уровня:</w:t>
      </w:r>
    </w:p>
    <w:p w14:paraId="1982720B" w14:textId="77777777" w:rsidR="0038036D" w:rsidRPr="0038036D" w:rsidRDefault="0038036D" w:rsidP="0038036D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38036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«Возьми из обоих Excel-файлов в директории графу "Расходы" и сделай новую таблицу с единственным листом "Расходы", где будут расходы за все 24 месяца. После этого сделай </w:t>
      </w:r>
      <w:proofErr w:type="spellStart"/>
      <w:r w:rsidRPr="0038036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Markdown</w:t>
      </w:r>
      <w:proofErr w:type="spellEnd"/>
      <w:r w:rsidRPr="0038036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-файл, в который добавь анализ моих расходов за последние два года и тренды, которые ты определишь»</w:t>
      </w:r>
    </w:p>
    <w:p w14:paraId="3C5DC7D1" w14:textId="77777777" w:rsidR="0038036D" w:rsidRPr="0038036D" w:rsidRDefault="0038036D" w:rsidP="0038036D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Агент выполнил последовательно:</w:t>
      </w:r>
    </w:p>
    <w:p w14:paraId="74C78320" w14:textId="77777777" w:rsidR="0038036D" w:rsidRPr="0038036D" w:rsidRDefault="0038036D" w:rsidP="008D00E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Открыл первый Excel-файл, извлёк данные по расходам</w:t>
      </w:r>
    </w:p>
    <w:p w14:paraId="24FE598A" w14:textId="77777777" w:rsidR="0038036D" w:rsidRPr="0038036D" w:rsidRDefault="0038036D" w:rsidP="008D00E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Открыл второй Excel-файл, извлёк данные по расходам</w:t>
      </w:r>
    </w:p>
    <w:p w14:paraId="4CBDC0CC" w14:textId="77777777" w:rsidR="0038036D" w:rsidRPr="0038036D" w:rsidRDefault="0038036D" w:rsidP="008D00EE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Создал новую таблицу со сводными данными за 24 месяца</w:t>
      </w:r>
    </w:p>
    <w:p w14:paraId="269A3EC2" w14:textId="77777777" w:rsidR="0038036D" w:rsidRPr="0038036D" w:rsidRDefault="0038036D" w:rsidP="008D00EE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Проанализировал данные</w:t>
      </w:r>
    </w:p>
    <w:p w14:paraId="06665A7E" w14:textId="77777777" w:rsidR="0038036D" w:rsidRPr="0038036D" w:rsidRDefault="0038036D" w:rsidP="008D00EE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Создал </w:t>
      </w:r>
      <w:proofErr w:type="spellStart"/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Markdown</w:t>
      </w:r>
      <w:proofErr w:type="spellEnd"/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-файл с анализом и выявленными трендами</w:t>
      </w:r>
    </w:p>
    <w:p w14:paraId="1FAA483A" w14:textId="77777777" w:rsidR="0038036D" w:rsidRPr="0038036D" w:rsidRDefault="0038036D" w:rsidP="003803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38036D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</w:p>
    <w:p w14:paraId="62A1923D" w14:textId="77777777" w:rsidR="0038036D" w:rsidRPr="0038036D" w:rsidRDefault="0038036D" w:rsidP="003803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Используйте </w:t>
      </w:r>
      <w:r w:rsidRPr="0038036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Ctrl-O</w:t>
      </w:r>
      <w:r w:rsidRPr="0038036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чтобы развернуть полную цепочку действий агента и увидеть каждый шаг: команды, решения, рассуждения. Это помогает учиться у агента и выявлять ошибки в его работе.</w:t>
      </w:r>
    </w:p>
    <w:p w14:paraId="6B741EB3" w14:textId="77777777" w:rsidR="0038036D" w:rsidRPr="0038036D" w:rsidRDefault="0038036D" w:rsidP="0038036D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38036D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Следите за тем, что делает агент. Понимание его процессов — это ключевой навык </w:t>
      </w:r>
      <w:proofErr w:type="spellStart"/>
      <w:r w:rsidRPr="0038036D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агентного</w:t>
      </w:r>
      <w:proofErr w:type="spellEnd"/>
      <w:r w:rsidRPr="0038036D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инженера.</w:t>
      </w:r>
    </w:p>
    <w:p w14:paraId="599BC1EA" w14:textId="77777777" w:rsidR="00BA285E" w:rsidRDefault="00BA285E" w:rsidP="0038036D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476B231F" w14:textId="77777777" w:rsidR="00BA285E" w:rsidRPr="0038036D" w:rsidRDefault="00BA285E" w:rsidP="0038036D">
      <w:pPr>
        <w:pStyle w:val="2"/>
        <w:rPr>
          <w:bCs/>
          <w:shd w:val="clear" w:color="auto" w:fill="FFFFFF"/>
        </w:rPr>
      </w:pPr>
      <w:r w:rsidRPr="0038036D">
        <w:rPr>
          <w:bCs/>
          <w:shd w:val="clear" w:color="auto" w:fill="FFFFFF"/>
        </w:rPr>
        <w:t xml:space="preserve">7. CLAUDE.md — системный </w:t>
      </w:r>
      <w:proofErr w:type="spellStart"/>
      <w:r w:rsidRPr="0038036D">
        <w:rPr>
          <w:bCs/>
          <w:shd w:val="clear" w:color="auto" w:fill="FFFFFF"/>
        </w:rPr>
        <w:t>промпт</w:t>
      </w:r>
      <w:proofErr w:type="spellEnd"/>
      <w:r w:rsidRPr="0038036D">
        <w:rPr>
          <w:bCs/>
          <w:shd w:val="clear" w:color="auto" w:fill="FFFFFF"/>
        </w:rPr>
        <w:t xml:space="preserve"> и файл правил</w:t>
      </w:r>
    </w:p>
    <w:p w14:paraId="742F326D" w14:textId="77777777" w:rsidR="00BA285E" w:rsidRPr="00E93635" w:rsidRDefault="00BA285E" w:rsidP="00E93635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E93635">
        <w:rPr>
          <w:rFonts w:eastAsia="Times New Roman"/>
          <w:i/>
          <w:iCs/>
          <w:sz w:val="32"/>
          <w:szCs w:val="32"/>
          <w:u w:val="single"/>
          <w:lang w:eastAsia="ru-RU"/>
        </w:rPr>
        <w:t>Что такое CLAUDE.md и зачем он нужен ↘️</w:t>
      </w:r>
    </w:p>
    <w:p w14:paraId="459DAF74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Каждая новая сессия </w:t>
      </w:r>
      <w:proofErr w:type="spellStart"/>
      <w:r>
        <w:rPr>
          <w:rFonts w:ascii="Arial" w:hAnsi="Arial" w:cs="Arial"/>
        </w:rPr>
        <w:t>Claude</w:t>
      </w:r>
      <w:proofErr w:type="spellEnd"/>
      <w:r>
        <w:rPr>
          <w:rFonts w:ascii="Arial" w:hAnsi="Arial" w:cs="Arial"/>
        </w:rPr>
        <w:t xml:space="preserve"> Code начинается без памяти о предыдущих. Агент не помнит, что вы обсуждали раньше, какие у вас проекты и предпочтения.</w:t>
      </w:r>
    </w:p>
    <w:p w14:paraId="13A9CA93" w14:textId="676EA4C3" w:rsidR="007A4A39" w:rsidRPr="007A4A39" w:rsidRDefault="007A4A39" w:rsidP="007A4A39">
      <w:pPr>
        <w:rPr>
          <w:rFonts w:ascii="Arial" w:hAnsi="Arial" w:cs="Arial"/>
          <w:sz w:val="36"/>
          <w:szCs w:val="36"/>
        </w:rPr>
      </w:pPr>
      <w:r>
        <w:rPr>
          <w:rStyle w:val="icon"/>
          <w:rFonts w:ascii="Segoe UI Emoji" w:hAnsi="Segoe UI Emoji" w:cs="Segoe UI Emoji"/>
          <w:sz w:val="36"/>
          <w:szCs w:val="36"/>
        </w:rPr>
        <w:t>✅</w:t>
      </w:r>
      <w:r>
        <w:rPr>
          <w:rStyle w:val="a4"/>
          <w:rFonts w:ascii="Arial" w:hAnsi="Arial" w:cs="Arial"/>
        </w:rPr>
        <w:t>CLAUDE.md</w:t>
      </w:r>
      <w:r>
        <w:rPr>
          <w:rFonts w:ascii="Arial" w:hAnsi="Arial" w:cs="Arial"/>
        </w:rPr>
        <w:t xml:space="preserve"> — это специальный файл, который создаётся в корне рабочей директории и содержит системный </w:t>
      </w:r>
      <w:proofErr w:type="spellStart"/>
      <w:r>
        <w:rPr>
          <w:rFonts w:ascii="Arial" w:hAnsi="Arial" w:cs="Arial"/>
        </w:rPr>
        <w:t>промпт</w:t>
      </w:r>
      <w:proofErr w:type="spellEnd"/>
      <w:r>
        <w:rPr>
          <w:rFonts w:ascii="Arial" w:hAnsi="Arial" w:cs="Arial"/>
        </w:rPr>
        <w:t xml:space="preserve">: все правила, контекст и инструкции, которые агент читает при каждом запуске. Это механизм </w:t>
      </w:r>
      <w:r>
        <w:rPr>
          <w:rStyle w:val="a4"/>
          <w:rFonts w:ascii="Arial" w:hAnsi="Arial" w:cs="Arial"/>
        </w:rPr>
        <w:t>повторяемости</w:t>
      </w:r>
      <w:r>
        <w:rPr>
          <w:rFonts w:ascii="Arial" w:hAnsi="Arial" w:cs="Arial"/>
        </w:rPr>
        <w:t xml:space="preserve"> — агент всегда работает по вашим правилам, не нужно объяснять одно и то же в каждой сессии.</w:t>
      </w:r>
    </w:p>
    <w:p w14:paraId="73CD335B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Лучший формат для этого файла — </w:t>
      </w:r>
      <w:proofErr w:type="spellStart"/>
      <w:r>
        <w:rPr>
          <w:rStyle w:val="a4"/>
          <w:rFonts w:ascii="Arial" w:hAnsi="Arial" w:cs="Arial"/>
        </w:rPr>
        <w:t>Markdown</w:t>
      </w:r>
      <w:proofErr w:type="spellEnd"/>
      <w:r>
        <w:rPr>
          <w:rStyle w:val="a4"/>
          <w:rFonts w:ascii="Arial" w:hAnsi="Arial" w:cs="Arial"/>
        </w:rPr>
        <w:t xml:space="preserve"> (.</w:t>
      </w:r>
      <w:proofErr w:type="spellStart"/>
      <w:r>
        <w:rPr>
          <w:rStyle w:val="a4"/>
          <w:rFonts w:ascii="Arial" w:hAnsi="Arial" w:cs="Arial"/>
        </w:rPr>
        <w:t>md</w:t>
      </w:r>
      <w:proofErr w:type="spellEnd"/>
      <w:r>
        <w:rPr>
          <w:rStyle w:val="a4"/>
          <w:rFonts w:ascii="Arial" w:hAnsi="Arial" w:cs="Arial"/>
        </w:rPr>
        <w:t>)</w:t>
      </w:r>
      <w:r>
        <w:rPr>
          <w:rFonts w:ascii="Arial" w:hAnsi="Arial" w:cs="Arial"/>
        </w:rPr>
        <w:t>:</w:t>
      </w:r>
    </w:p>
    <w:p w14:paraId="22380E9D" w14:textId="77777777" w:rsidR="007A4A39" w:rsidRDefault="007A4A39" w:rsidP="008D00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лёгкий и компактный</w:t>
      </w:r>
    </w:p>
    <w:p w14:paraId="5B956DE2" w14:textId="77777777" w:rsidR="007A4A39" w:rsidRDefault="007A4A39" w:rsidP="008D00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удобная визуальная структура</w:t>
      </w:r>
    </w:p>
    <w:p w14:paraId="0EA55092" w14:textId="77777777" w:rsidR="007A4A39" w:rsidRDefault="007A4A39" w:rsidP="008D00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переиспользуется</w:t>
      </w:r>
      <w:proofErr w:type="spellEnd"/>
      <w:r>
        <w:rPr>
          <w:rFonts w:ascii="Arial" w:hAnsi="Arial" w:cs="Arial"/>
        </w:rPr>
        <w:t xml:space="preserve"> в разных редакторах</w:t>
      </w:r>
    </w:p>
    <w:p w14:paraId="77109FDE" w14:textId="77777777" w:rsidR="007A4A39" w:rsidRDefault="007A4A39" w:rsidP="008D00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агент читает его без проблем</w:t>
      </w:r>
    </w:p>
    <w:p w14:paraId="38C9874B" w14:textId="64F686B2" w:rsidR="007A4A39" w:rsidRDefault="007A4A39" w:rsidP="007A4A39">
      <w:pPr>
        <w:spacing w:after="0"/>
        <w:rPr>
          <w:rFonts w:ascii="Arial" w:hAnsi="Arial" w:cs="Arial"/>
        </w:rPr>
      </w:pPr>
      <w:r>
        <w:rPr>
          <w:rStyle w:val="icon"/>
          <w:rFonts w:ascii="Segoe UI Emoji" w:hAnsi="Segoe UI Emoji" w:cs="Segoe UI Emoji"/>
          <w:sz w:val="36"/>
          <w:szCs w:val="36"/>
        </w:rPr>
        <w:t>✅</w:t>
      </w:r>
      <w:proofErr w:type="spellStart"/>
      <w:r>
        <w:rPr>
          <w:rStyle w:val="a4"/>
          <w:rFonts w:ascii="Arial" w:hAnsi="Arial" w:cs="Arial"/>
        </w:rPr>
        <w:t>Markdown</w:t>
      </w:r>
      <w:proofErr w:type="spellEnd"/>
      <w:r>
        <w:rPr>
          <w:rFonts w:ascii="Arial" w:hAnsi="Arial" w:cs="Arial"/>
        </w:rPr>
        <w:t xml:space="preserve"> — это простой способ оформить текст с помощью специальных символов.</w:t>
      </w:r>
    </w:p>
    <w:p w14:paraId="609A351A" w14:textId="77777777" w:rsidR="007A4A39" w:rsidRPr="007A4A39" w:rsidRDefault="007A4A39" w:rsidP="007A4A39">
      <w:pPr>
        <w:spacing w:after="0"/>
        <w:rPr>
          <w:rFonts w:ascii="Arial" w:hAnsi="Arial" w:cs="Arial"/>
          <w:sz w:val="36"/>
          <w:szCs w:val="36"/>
        </w:rPr>
      </w:pPr>
    </w:p>
    <w:p w14:paraId="2658259C" w14:textId="77777777" w:rsidR="007A4A39" w:rsidRPr="007A4A39" w:rsidRDefault="007A4A39" w:rsidP="007A4A39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7A4A39">
        <w:rPr>
          <w:rFonts w:ascii="Arial" w:hAnsi="Arial" w:cs="Arial"/>
          <w:b/>
          <w:bCs/>
          <w:sz w:val="32"/>
          <w:szCs w:val="32"/>
          <w:u w:val="single"/>
        </w:rPr>
        <w:t xml:space="preserve">Шпаргалка по </w:t>
      </w:r>
      <w:proofErr w:type="spellStart"/>
      <w:r w:rsidRPr="007A4A39">
        <w:rPr>
          <w:rFonts w:ascii="Arial" w:hAnsi="Arial" w:cs="Arial"/>
          <w:b/>
          <w:bCs/>
          <w:sz w:val="32"/>
          <w:szCs w:val="32"/>
          <w:u w:val="single"/>
        </w:rPr>
        <w:t>Markdown</w:t>
      </w:r>
      <w:proofErr w:type="spellEnd"/>
      <w:r w:rsidRPr="007A4A39">
        <w:rPr>
          <w:rFonts w:ascii="Segoe UI Emoji" w:hAnsi="Segoe UI Emoji" w:cs="Segoe UI Emoji"/>
          <w:b/>
          <w:bCs/>
          <w:sz w:val="32"/>
          <w:szCs w:val="32"/>
          <w:u w:val="single"/>
        </w:rPr>
        <w:t>↘</w:t>
      </w:r>
      <w:r w:rsidRPr="007A4A39">
        <w:rPr>
          <w:rFonts w:ascii="Arial" w:hAnsi="Arial" w:cs="Arial"/>
          <w:b/>
          <w:bCs/>
          <w:sz w:val="32"/>
          <w:szCs w:val="32"/>
          <w:u w:val="single"/>
        </w:rPr>
        <w:t>️</w:t>
      </w:r>
    </w:p>
    <w:p w14:paraId="1EA79197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Заголовки</w:t>
      </w:r>
    </w:p>
    <w:p w14:paraId="1D88FF03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# Заголовок 1</w:t>
      </w:r>
    </w:p>
    <w:p w14:paraId="2BABCF90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## Заголовок 2</w:t>
      </w:r>
    </w:p>
    <w:p w14:paraId="79468700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### Заголовок 3</w:t>
      </w:r>
    </w:p>
    <w:p w14:paraId="21B5F3FA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#### Заголовок 4</w:t>
      </w:r>
    </w:p>
    <w:p w14:paraId="5C5D83BA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Чем больше символов </w:t>
      </w:r>
      <w:r>
        <w:rPr>
          <w:rStyle w:val="HTML"/>
          <w:rFonts w:ascii="Consolas" w:eastAsiaTheme="majorEastAsia" w:hAnsi="Consolas"/>
          <w:color w:val="C7254E"/>
          <w:sz w:val="23"/>
          <w:szCs w:val="23"/>
        </w:rPr>
        <w:t>#</w:t>
      </w:r>
      <w:r>
        <w:rPr>
          <w:rFonts w:ascii="Arial" w:hAnsi="Arial" w:cs="Arial"/>
        </w:rPr>
        <w:t>, тем меньше уровень заголовка.</w:t>
      </w:r>
    </w:p>
    <w:p w14:paraId="0A936278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pict w14:anchorId="18D7CBCB">
          <v:rect id="_x0000_i1025" style="width:0;height:0" o:hralign="center" o:hrstd="t" o:hr="t" fillcolor="#a0a0a0" stroked="f"/>
        </w:pict>
      </w:r>
    </w:p>
    <w:p w14:paraId="53355EA6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Жирный текст</w:t>
      </w:r>
    </w:p>
    <w:p w14:paraId="417CE3F7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**Жирный текст**</w:t>
      </w:r>
    </w:p>
    <w:p w14:paraId="6F425684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Результат: </w:t>
      </w:r>
      <w:r>
        <w:rPr>
          <w:rStyle w:val="a4"/>
          <w:rFonts w:ascii="Arial" w:hAnsi="Arial" w:cs="Arial"/>
        </w:rPr>
        <w:t>Жирный текст</w:t>
      </w:r>
    </w:p>
    <w:p w14:paraId="5EFDF359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pict w14:anchorId="29B1E81D">
          <v:rect id="_x0000_i1026" style="width:0;height:0" o:hralign="center" o:hrstd="t" o:hr="t" fillcolor="#a0a0a0" stroked="f"/>
        </w:pict>
      </w:r>
    </w:p>
    <w:p w14:paraId="4F6D7EAA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Курсив</w:t>
      </w:r>
    </w:p>
    <w:p w14:paraId="36A117B9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*Курсив*</w:t>
      </w:r>
    </w:p>
    <w:p w14:paraId="5D17F77C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Результат: </w:t>
      </w:r>
      <w:r>
        <w:rPr>
          <w:rStyle w:val="a7"/>
          <w:rFonts w:ascii="Arial" w:hAnsi="Arial" w:cs="Arial"/>
        </w:rPr>
        <w:t>Курсив</w:t>
      </w:r>
    </w:p>
    <w:p w14:paraId="7B7E43BC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pict w14:anchorId="2922714F">
          <v:rect id="_x0000_i1027" style="width:0;height:0" o:hralign="center" o:hrstd="t" o:hr="t" fillcolor="#a0a0a0" stroked="f"/>
        </w:pict>
      </w:r>
    </w:p>
    <w:p w14:paraId="35F96E85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lastRenderedPageBreak/>
        <w:t>↘</w:t>
      </w:r>
      <w:r>
        <w:rPr>
          <w:rFonts w:ascii="Arial" w:hAnsi="Arial" w:cs="Arial"/>
          <w:sz w:val="33"/>
          <w:szCs w:val="33"/>
        </w:rPr>
        <w:t>️ Жирный курсив</w:t>
      </w:r>
    </w:p>
    <w:p w14:paraId="3D11BB75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***Жирный курсив***</w:t>
      </w:r>
    </w:p>
    <w:p w14:paraId="6C515ADB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Результат: </w:t>
      </w:r>
      <w:r>
        <w:rPr>
          <w:rStyle w:val="a4"/>
          <w:rFonts w:ascii="Arial" w:hAnsi="Arial" w:cs="Arial"/>
          <w:i/>
          <w:iCs/>
        </w:rPr>
        <w:t>Жирный курсив</w:t>
      </w:r>
    </w:p>
    <w:p w14:paraId="08177E38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pict w14:anchorId="2961B632">
          <v:rect id="_x0000_i1028" style="width:0;height:0" o:hralign="center" o:hrstd="t" o:hr="t" fillcolor="#a0a0a0" stroked="f"/>
        </w:pict>
      </w:r>
    </w:p>
    <w:p w14:paraId="0851EB29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Зачёркнутый текст</w:t>
      </w:r>
    </w:p>
    <w:p w14:paraId="49B73BF1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~~Зачёркнутый текст~~</w:t>
      </w:r>
    </w:p>
    <w:p w14:paraId="1583614C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Результат: </w:t>
      </w:r>
      <w:del w:id="0" w:author="Unknown">
        <w:r>
          <w:rPr>
            <w:rFonts w:ascii="Arial" w:hAnsi="Arial" w:cs="Arial"/>
          </w:rPr>
          <w:delText>Зачёркнутый текст</w:delText>
        </w:r>
      </w:del>
    </w:p>
    <w:p w14:paraId="6C3864CB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pict w14:anchorId="2497757B">
          <v:rect id="_x0000_i1029" style="width:0;height:0" o:hralign="center" o:hrstd="t" o:hr="t" fillcolor="#a0a0a0" stroked="f"/>
        </w:pict>
      </w:r>
    </w:p>
    <w:p w14:paraId="4A7FA4D3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Маркированный список</w:t>
      </w:r>
    </w:p>
    <w:p w14:paraId="1DE30DD8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- Первый пункт</w:t>
      </w:r>
    </w:p>
    <w:p w14:paraId="2A96CD1E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- Второй пункт</w:t>
      </w:r>
    </w:p>
    <w:p w14:paraId="7647D3D5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- Третий пункт</w:t>
      </w:r>
    </w:p>
    <w:p w14:paraId="3C968DB6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>Результат:</w:t>
      </w:r>
    </w:p>
    <w:p w14:paraId="76C7585B" w14:textId="77777777" w:rsidR="007A4A39" w:rsidRDefault="007A4A39" w:rsidP="008D00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Первый пункт</w:t>
      </w:r>
    </w:p>
    <w:p w14:paraId="589581B6" w14:textId="77777777" w:rsidR="007A4A39" w:rsidRDefault="007A4A39" w:rsidP="008D00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Второй пункт</w:t>
      </w:r>
    </w:p>
    <w:p w14:paraId="7A9DF742" w14:textId="77777777" w:rsidR="007A4A39" w:rsidRDefault="007A4A39" w:rsidP="008D00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Третий пункт</w:t>
      </w:r>
    </w:p>
    <w:p w14:paraId="19239E82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pict w14:anchorId="6182B6F0">
          <v:rect id="_x0000_i1030" style="width:0;height:0" o:hralign="center" o:hrstd="t" o:hr="t" fillcolor="#a0a0a0" stroked="f"/>
        </w:pict>
      </w:r>
    </w:p>
    <w:p w14:paraId="06849AB3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Нумерованный список</w:t>
      </w:r>
    </w:p>
    <w:p w14:paraId="282F84B8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1. Первый шаг</w:t>
      </w:r>
    </w:p>
    <w:p w14:paraId="42034975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2. Второй шаг</w:t>
      </w:r>
    </w:p>
    <w:p w14:paraId="1325D357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lastRenderedPageBreak/>
        <w:t>3. Третий шаг</w:t>
      </w:r>
    </w:p>
    <w:p w14:paraId="2D296F2C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>Результат:</w:t>
      </w:r>
    </w:p>
    <w:p w14:paraId="299AB82A" w14:textId="77777777" w:rsidR="007A4A39" w:rsidRDefault="007A4A39" w:rsidP="008D00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Первый шаг</w:t>
      </w:r>
    </w:p>
    <w:p w14:paraId="2F97DA2E" w14:textId="77777777" w:rsidR="007A4A39" w:rsidRDefault="007A4A39" w:rsidP="008D00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Второй шаг</w:t>
      </w:r>
    </w:p>
    <w:p w14:paraId="6F99F604" w14:textId="77777777" w:rsidR="007A4A39" w:rsidRDefault="007A4A39" w:rsidP="008D00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Третий шаг</w:t>
      </w:r>
    </w:p>
    <w:p w14:paraId="007FF975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pict w14:anchorId="6EB10B6C">
          <v:rect id="_x0000_i1031" style="width:0;height:0" o:hralign="center" o:hrstd="t" o:hr="t" fillcolor="#a0a0a0" stroked="f"/>
        </w:pict>
      </w:r>
    </w:p>
    <w:p w14:paraId="4891B6AD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Чек-лист</w:t>
      </w:r>
    </w:p>
    <w:p w14:paraId="1919D508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- </w:t>
      </w:r>
      <w:proofErr w:type="gramStart"/>
      <w:r>
        <w:rPr>
          <w:rFonts w:ascii="Consolas" w:hAnsi="Consolas"/>
          <w:sz w:val="23"/>
          <w:szCs w:val="23"/>
        </w:rPr>
        <w:t>[ ]</w:t>
      </w:r>
      <w:proofErr w:type="gramEnd"/>
      <w:r>
        <w:rPr>
          <w:rFonts w:ascii="Consolas" w:hAnsi="Consolas"/>
          <w:sz w:val="23"/>
          <w:szCs w:val="23"/>
        </w:rPr>
        <w:t xml:space="preserve"> Задача не выполнена</w:t>
      </w:r>
    </w:p>
    <w:p w14:paraId="0F0E4C1B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- [x] Задача выполнена</w:t>
      </w:r>
    </w:p>
    <w:p w14:paraId="328A6421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>Результат:</w:t>
      </w:r>
    </w:p>
    <w:p w14:paraId="023001EF" w14:textId="77777777" w:rsidR="007A4A39" w:rsidRDefault="007A4A39" w:rsidP="008D00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Style w:val="to-do-children-unchecked"/>
          <w:rFonts w:ascii="Arial" w:hAnsi="Arial" w:cs="Arial"/>
        </w:rPr>
        <w:t>Задача не выполнена</w:t>
      </w:r>
    </w:p>
    <w:p w14:paraId="06C6ED4B" w14:textId="77777777" w:rsidR="007A4A39" w:rsidRDefault="007A4A39" w:rsidP="008D00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Style w:val="to-do-children-checked"/>
          <w:rFonts w:ascii="Arial" w:hAnsi="Arial" w:cs="Arial"/>
        </w:rPr>
        <w:t>Задача выполнена</w:t>
      </w:r>
    </w:p>
    <w:p w14:paraId="188A03F5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pict w14:anchorId="19102034">
          <v:rect id="_x0000_i1032" style="width:0;height:0" o:hralign="center" o:hrstd="t" o:hr="t" fillcolor="#a0a0a0" stroked="f"/>
        </w:pict>
      </w:r>
    </w:p>
    <w:p w14:paraId="01C690D6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Код внутри строки</w:t>
      </w:r>
    </w:p>
    <w:p w14:paraId="39AF06DF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>Используем одинарные обратные кавычки:</w:t>
      </w:r>
    </w:p>
    <w:p w14:paraId="0AA75FCA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Нажмите команду `</w:t>
      </w:r>
      <w:proofErr w:type="spellStart"/>
      <w:r>
        <w:rPr>
          <w:rFonts w:ascii="Consolas" w:hAnsi="Consolas"/>
          <w:sz w:val="23"/>
          <w:szCs w:val="23"/>
        </w:rPr>
        <w:t>mkdir</w:t>
      </w:r>
      <w:proofErr w:type="spellEnd"/>
      <w:r>
        <w:rPr>
          <w:rFonts w:ascii="Consolas" w:hAnsi="Consolas"/>
          <w:sz w:val="23"/>
          <w:szCs w:val="23"/>
        </w:rPr>
        <w:t xml:space="preserve"> </w:t>
      </w:r>
      <w:proofErr w:type="spellStart"/>
      <w:r>
        <w:rPr>
          <w:rFonts w:ascii="Consolas" w:hAnsi="Consolas"/>
          <w:sz w:val="23"/>
          <w:szCs w:val="23"/>
        </w:rPr>
        <w:t>pa-finance</w:t>
      </w:r>
      <w:proofErr w:type="spellEnd"/>
      <w:r>
        <w:rPr>
          <w:rFonts w:ascii="Consolas" w:hAnsi="Consolas"/>
          <w:sz w:val="23"/>
          <w:szCs w:val="23"/>
        </w:rPr>
        <w:t>`</w:t>
      </w:r>
    </w:p>
    <w:p w14:paraId="52126EBF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>Результат:</w:t>
      </w:r>
    </w:p>
    <w:p w14:paraId="282F6F3A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Нажмите команду </w:t>
      </w:r>
      <w:proofErr w:type="spellStart"/>
      <w:r>
        <w:rPr>
          <w:rStyle w:val="HTML"/>
          <w:rFonts w:ascii="Consolas" w:eastAsiaTheme="majorEastAsia" w:hAnsi="Consolas"/>
          <w:color w:val="C7254E"/>
          <w:sz w:val="23"/>
          <w:szCs w:val="23"/>
        </w:rPr>
        <w:t>mkdir</w:t>
      </w:r>
      <w:proofErr w:type="spellEnd"/>
      <w:r>
        <w:rPr>
          <w:rStyle w:val="HTML"/>
          <w:rFonts w:ascii="Consolas" w:eastAsiaTheme="majorEastAsia" w:hAnsi="Consolas"/>
          <w:color w:val="C7254E"/>
          <w:sz w:val="23"/>
          <w:szCs w:val="23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C7254E"/>
          <w:sz w:val="23"/>
          <w:szCs w:val="23"/>
        </w:rPr>
        <w:t>pa-finance</w:t>
      </w:r>
      <w:proofErr w:type="spellEnd"/>
    </w:p>
    <w:p w14:paraId="3ECAD5BE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pict w14:anchorId="1AB02902">
          <v:rect id="_x0000_i1033" style="width:0;height:0" o:hralign="center" o:hrstd="t" o:hr="t" fillcolor="#a0a0a0" stroked="f"/>
        </w:pict>
      </w:r>
    </w:p>
    <w:p w14:paraId="0676B36B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Блок кода</w:t>
      </w:r>
    </w:p>
    <w:p w14:paraId="12CDB7BC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>Используем три обратные кавычки:</w:t>
      </w:r>
    </w:p>
    <w:p w14:paraId="790E730C" w14:textId="77777777" w:rsidR="007A4A39" w:rsidRP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  <w:lang w:val="en-US"/>
        </w:rPr>
      </w:pPr>
      <w:r w:rsidRPr="007A4A39">
        <w:rPr>
          <w:rFonts w:ascii="Consolas" w:hAnsi="Consolas"/>
          <w:sz w:val="23"/>
          <w:szCs w:val="23"/>
          <w:lang w:val="en-US"/>
        </w:rPr>
        <w:t>```bash</w:t>
      </w:r>
    </w:p>
    <w:p w14:paraId="3A6085B3" w14:textId="77777777" w:rsidR="007A4A39" w:rsidRP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  <w:lang w:val="en-US"/>
        </w:rPr>
      </w:pPr>
      <w:proofErr w:type="spellStart"/>
      <w:r w:rsidRPr="007A4A39">
        <w:rPr>
          <w:rFonts w:ascii="Consolas" w:hAnsi="Consolas"/>
          <w:sz w:val="23"/>
          <w:szCs w:val="23"/>
          <w:lang w:val="en-US"/>
        </w:rPr>
        <w:lastRenderedPageBreak/>
        <w:t>mkdir</w:t>
      </w:r>
      <w:proofErr w:type="spellEnd"/>
      <w:r w:rsidRPr="007A4A39">
        <w:rPr>
          <w:rFonts w:ascii="Consolas" w:hAnsi="Consolas"/>
          <w:sz w:val="23"/>
          <w:szCs w:val="23"/>
          <w:lang w:val="en-US"/>
        </w:rPr>
        <w:t xml:space="preserve"> pa-finance</w:t>
      </w:r>
    </w:p>
    <w:p w14:paraId="23F60510" w14:textId="77777777" w:rsidR="007A4A39" w:rsidRP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  <w:lang w:val="en-US"/>
        </w:rPr>
      </w:pPr>
      <w:r w:rsidRPr="007A4A39">
        <w:rPr>
          <w:rFonts w:ascii="Consolas" w:hAnsi="Consolas"/>
          <w:sz w:val="23"/>
          <w:szCs w:val="23"/>
          <w:lang w:val="en-US"/>
        </w:rPr>
        <w:t>cd pa-finance</w:t>
      </w:r>
    </w:p>
    <w:p w14:paraId="302CF2E8" w14:textId="77777777" w:rsidR="007A4A39" w:rsidRP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  <w:lang w:val="en-US"/>
        </w:rPr>
      </w:pPr>
      <w:r w:rsidRPr="007A4A39">
        <w:rPr>
          <w:rFonts w:ascii="Consolas" w:hAnsi="Consolas"/>
          <w:sz w:val="23"/>
          <w:szCs w:val="23"/>
          <w:lang w:val="en-US"/>
        </w:rPr>
        <w:t>```</w:t>
      </w:r>
    </w:p>
    <w:p w14:paraId="476F7BAF" w14:textId="77777777" w:rsidR="007A4A39" w:rsidRP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Результат</w:t>
      </w:r>
      <w:r w:rsidRPr="007A4A39">
        <w:rPr>
          <w:rFonts w:ascii="Arial" w:hAnsi="Arial" w:cs="Arial"/>
          <w:lang w:val="en-US"/>
        </w:rPr>
        <w:t>:</w:t>
      </w:r>
    </w:p>
    <w:p w14:paraId="1AE8B467" w14:textId="77777777" w:rsidR="007A4A39" w:rsidRP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  <w:lang w:val="en-US"/>
        </w:rPr>
      </w:pPr>
      <w:proofErr w:type="spellStart"/>
      <w:r w:rsidRPr="007A4A39">
        <w:rPr>
          <w:rFonts w:ascii="Consolas" w:hAnsi="Consolas"/>
          <w:sz w:val="23"/>
          <w:szCs w:val="23"/>
          <w:lang w:val="en-US"/>
        </w:rPr>
        <w:t>mkdir</w:t>
      </w:r>
      <w:proofErr w:type="spellEnd"/>
      <w:r w:rsidRPr="007A4A39">
        <w:rPr>
          <w:rFonts w:ascii="Consolas" w:hAnsi="Consolas"/>
          <w:sz w:val="23"/>
          <w:szCs w:val="23"/>
          <w:lang w:val="en-US"/>
        </w:rPr>
        <w:t xml:space="preserve"> pa-finance</w:t>
      </w:r>
    </w:p>
    <w:p w14:paraId="6C5DA65C" w14:textId="77777777" w:rsidR="007A4A39" w:rsidRP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  <w:lang w:val="en-US"/>
        </w:rPr>
      </w:pPr>
      <w:r w:rsidRPr="007A4A39">
        <w:rPr>
          <w:rFonts w:ascii="Consolas" w:hAnsi="Consolas"/>
          <w:sz w:val="23"/>
          <w:szCs w:val="23"/>
          <w:lang w:val="en-US"/>
        </w:rPr>
        <w:t>cd pa-finance</w:t>
      </w:r>
    </w:p>
    <w:p w14:paraId="5FC41A8B" w14:textId="77777777" w:rsidR="007A4A39" w:rsidRDefault="00B9562A" w:rsidP="007A4A39">
      <w:pPr>
        <w:spacing w:before="300" w:after="3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pict w14:anchorId="7321FB74">
          <v:rect id="_x0000_i1034" style="width:0;height:0" o:hralign="center" o:hrstd="t" o:hr="t" fillcolor="#a0a0a0" stroked="f"/>
        </w:pict>
      </w:r>
    </w:p>
    <w:p w14:paraId="013B41E8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Цитата</w:t>
      </w:r>
    </w:p>
    <w:p w14:paraId="595C1AFA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&gt; Важная мысль или предупреждение.</w:t>
      </w:r>
    </w:p>
    <w:p w14:paraId="3D83BD6A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>Результат:</w:t>
      </w:r>
    </w:p>
    <w:p w14:paraId="02067396" w14:textId="77777777" w:rsidR="007A4A39" w:rsidRDefault="007A4A39" w:rsidP="007A4A39">
      <w:pPr>
        <w:shd w:val="clear" w:color="auto" w:fill="F4F3F4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Важная мысль или предупреждение.</w:t>
      </w:r>
    </w:p>
    <w:p w14:paraId="4C8D006E" w14:textId="77777777" w:rsidR="007A4A39" w:rsidRDefault="00B9562A" w:rsidP="007A4A39">
      <w:pPr>
        <w:spacing w:before="300" w:after="3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pict w14:anchorId="79B88726">
          <v:rect id="_x0000_i1035" style="width:0;height:0" o:hralign="center" o:hrstd="t" o:hr="t" fillcolor="#a0a0a0" stroked="f"/>
        </w:pict>
      </w:r>
    </w:p>
    <w:p w14:paraId="58566BFB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Ссылка</w:t>
      </w:r>
    </w:p>
    <w:p w14:paraId="06795BDF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[Текст </w:t>
      </w:r>
      <w:proofErr w:type="gramStart"/>
      <w:r>
        <w:rPr>
          <w:rFonts w:ascii="Consolas" w:hAnsi="Consolas"/>
          <w:sz w:val="23"/>
          <w:szCs w:val="23"/>
        </w:rPr>
        <w:t>ссылки](</w:t>
      </w:r>
      <w:proofErr w:type="gramEnd"/>
      <w:r>
        <w:rPr>
          <w:rFonts w:ascii="Consolas" w:hAnsi="Consolas"/>
          <w:sz w:val="23"/>
          <w:szCs w:val="23"/>
        </w:rPr>
        <w:t>https://example.com)</w:t>
      </w:r>
    </w:p>
    <w:p w14:paraId="78C62BC3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>Результат:</w:t>
      </w:r>
    </w:p>
    <w:p w14:paraId="6589C90E" w14:textId="77777777" w:rsidR="007A4A39" w:rsidRDefault="00B9562A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hyperlink r:id="rId8" w:tgtFrame="_blank" w:history="1">
        <w:r w:rsidR="007A4A39">
          <w:rPr>
            <w:rStyle w:val="a5"/>
            <w:color w:val="9F7BF4"/>
          </w:rPr>
          <w:t>Текст ссылки</w:t>
        </w:r>
      </w:hyperlink>
    </w:p>
    <w:p w14:paraId="71F3099B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pict w14:anchorId="3725C04E">
          <v:rect id="_x0000_i1036" style="width:0;height:0" o:hralign="center" o:hrstd="t" o:hr="t" fillcolor="#a0a0a0" stroked="f"/>
        </w:pict>
      </w:r>
    </w:p>
    <w:p w14:paraId="13C47240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Разделительная линия</w:t>
      </w:r>
    </w:p>
    <w:p w14:paraId="725FCD4D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---</w:t>
      </w:r>
    </w:p>
    <w:p w14:paraId="6053EAD2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>Результат:</w:t>
      </w:r>
    </w:p>
    <w:p w14:paraId="0E647134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3E4F41C9">
          <v:rect id="_x0000_i1037" style="width:0;height:0" o:hralign="center" o:hrstd="t" o:hr="t" fillcolor="#a0a0a0" stroked="f"/>
        </w:pict>
      </w:r>
    </w:p>
    <w:p w14:paraId="3E57957B" w14:textId="77777777" w:rsidR="007A4A39" w:rsidRDefault="007A4A39" w:rsidP="007A4A39">
      <w:pPr>
        <w:pStyle w:val="3"/>
        <w:spacing w:before="225" w:after="150"/>
        <w:rPr>
          <w:rFonts w:ascii="Arial" w:hAnsi="Arial" w:cs="Arial"/>
          <w:sz w:val="33"/>
          <w:szCs w:val="33"/>
        </w:rPr>
      </w:pPr>
      <w:r>
        <w:rPr>
          <w:rFonts w:ascii="Segoe UI Emoji" w:hAnsi="Segoe UI Emoji" w:cs="Segoe UI Emoji"/>
          <w:sz w:val="33"/>
          <w:szCs w:val="33"/>
        </w:rPr>
        <w:t>↘</w:t>
      </w:r>
      <w:r>
        <w:rPr>
          <w:rFonts w:ascii="Arial" w:hAnsi="Arial" w:cs="Arial"/>
          <w:sz w:val="33"/>
          <w:szCs w:val="33"/>
        </w:rPr>
        <w:t>️ Таблица</w:t>
      </w:r>
    </w:p>
    <w:p w14:paraId="410E755D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| Команда | Что делает |</w:t>
      </w:r>
    </w:p>
    <w:p w14:paraId="62B936EB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|---|---|</w:t>
      </w:r>
    </w:p>
    <w:p w14:paraId="767CAFCE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| `</w:t>
      </w:r>
      <w:proofErr w:type="spellStart"/>
      <w:r>
        <w:rPr>
          <w:rFonts w:ascii="Consolas" w:hAnsi="Consolas"/>
          <w:sz w:val="23"/>
          <w:szCs w:val="23"/>
        </w:rPr>
        <w:t>ls</w:t>
      </w:r>
      <w:proofErr w:type="spellEnd"/>
      <w:r>
        <w:rPr>
          <w:rFonts w:ascii="Consolas" w:hAnsi="Consolas"/>
          <w:sz w:val="23"/>
          <w:szCs w:val="23"/>
        </w:rPr>
        <w:t>` | показывает содержимое папки |</w:t>
      </w:r>
    </w:p>
    <w:p w14:paraId="28717B42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| `</w:t>
      </w:r>
      <w:proofErr w:type="spellStart"/>
      <w:r>
        <w:rPr>
          <w:rFonts w:ascii="Consolas" w:hAnsi="Consolas"/>
          <w:sz w:val="23"/>
          <w:szCs w:val="23"/>
        </w:rPr>
        <w:t>mkdir</w:t>
      </w:r>
      <w:proofErr w:type="spellEnd"/>
      <w:r>
        <w:rPr>
          <w:rFonts w:ascii="Consolas" w:hAnsi="Consolas"/>
          <w:sz w:val="23"/>
          <w:szCs w:val="23"/>
        </w:rPr>
        <w:t>` | создаёт новую папку |</w:t>
      </w:r>
    </w:p>
    <w:p w14:paraId="24924B8D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>| `</w:t>
      </w:r>
      <w:proofErr w:type="spellStart"/>
      <w:r>
        <w:rPr>
          <w:rFonts w:ascii="Consolas" w:hAnsi="Consolas"/>
          <w:sz w:val="23"/>
          <w:szCs w:val="23"/>
        </w:rPr>
        <w:t>cd</w:t>
      </w:r>
      <w:proofErr w:type="spellEnd"/>
      <w:r>
        <w:rPr>
          <w:rFonts w:ascii="Consolas" w:hAnsi="Consolas"/>
          <w:sz w:val="23"/>
          <w:szCs w:val="23"/>
        </w:rPr>
        <w:t>` | переходит в папку |</w:t>
      </w:r>
    </w:p>
    <w:p w14:paraId="1B691905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</w:rPr>
      </w:pPr>
      <w:r>
        <w:rPr>
          <w:rFonts w:ascii="Arial" w:hAnsi="Arial" w:cs="Arial"/>
        </w:rPr>
        <w:t>Результат:</w:t>
      </w:r>
    </w:p>
    <w:tbl>
      <w:tblPr>
        <w:tblW w:w="17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13770"/>
      </w:tblGrid>
      <w:tr w:rsidR="007A4A39" w14:paraId="0151B47F" w14:textId="77777777" w:rsidTr="007A4A39">
        <w:trPr>
          <w:tblHeader/>
        </w:trPr>
        <w:tc>
          <w:tcPr>
            <w:tcW w:w="0" w:type="auto"/>
            <w:tcBorders>
              <w:bottom w:val="single" w:sz="12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F1A285" w14:textId="77777777" w:rsidR="007A4A39" w:rsidRDefault="007A4A39">
            <w:pPr>
              <w:spacing w:before="450" w:after="3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Команда</w:t>
            </w:r>
          </w:p>
        </w:tc>
        <w:tc>
          <w:tcPr>
            <w:tcW w:w="0" w:type="auto"/>
            <w:tcBorders>
              <w:bottom w:val="single" w:sz="12" w:space="0" w:color="DDDDDD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F489A8" w14:textId="77777777" w:rsidR="007A4A39" w:rsidRDefault="007A4A39">
            <w:pPr>
              <w:spacing w:before="450" w:after="300"/>
              <w:rPr>
                <w:b/>
                <w:bCs/>
              </w:rPr>
            </w:pPr>
            <w:r>
              <w:rPr>
                <w:b/>
                <w:bCs/>
              </w:rPr>
              <w:t>Что делает</w:t>
            </w:r>
          </w:p>
        </w:tc>
      </w:tr>
      <w:tr w:rsidR="007A4A39" w14:paraId="3BD7BB28" w14:textId="77777777" w:rsidTr="007A4A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62409" w14:textId="77777777" w:rsidR="007A4A39" w:rsidRDefault="007A4A39">
            <w:pPr>
              <w:spacing w:before="450" w:after="300"/>
            </w:pPr>
            <w:proofErr w:type="spellStart"/>
            <w:r>
              <w:rPr>
                <w:rStyle w:val="HTML"/>
                <w:rFonts w:ascii="Consolas" w:eastAsiaTheme="majorEastAsia" w:hAnsi="Consolas"/>
                <w:color w:val="C7254E"/>
                <w:sz w:val="23"/>
                <w:szCs w:val="23"/>
              </w:rPr>
              <w:t>ls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13414" w14:textId="77777777" w:rsidR="007A4A39" w:rsidRDefault="007A4A39">
            <w:pPr>
              <w:spacing w:before="450" w:after="300"/>
            </w:pPr>
            <w:r>
              <w:t>показывает содержимое папки</w:t>
            </w:r>
          </w:p>
        </w:tc>
      </w:tr>
      <w:tr w:rsidR="007A4A39" w14:paraId="58A1DFDB" w14:textId="77777777" w:rsidTr="007A4A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3C9D7" w14:textId="77777777" w:rsidR="007A4A39" w:rsidRDefault="007A4A39">
            <w:pPr>
              <w:spacing w:before="450" w:after="300"/>
            </w:pPr>
            <w:proofErr w:type="spellStart"/>
            <w:r>
              <w:rPr>
                <w:rStyle w:val="HTML"/>
                <w:rFonts w:ascii="Consolas" w:eastAsiaTheme="majorEastAsia" w:hAnsi="Consolas"/>
                <w:color w:val="C7254E"/>
                <w:sz w:val="23"/>
                <w:szCs w:val="23"/>
              </w:rPr>
              <w:t>mkdir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334EB" w14:textId="77777777" w:rsidR="007A4A39" w:rsidRDefault="007A4A39">
            <w:pPr>
              <w:spacing w:before="450" w:after="300"/>
            </w:pPr>
            <w:r>
              <w:t>создаёт новую папку</w:t>
            </w:r>
          </w:p>
        </w:tc>
      </w:tr>
      <w:tr w:rsidR="007A4A39" w14:paraId="1075EBDF" w14:textId="77777777" w:rsidTr="007A4A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5AF25" w14:textId="77777777" w:rsidR="007A4A39" w:rsidRDefault="007A4A39">
            <w:pPr>
              <w:spacing w:before="450" w:after="300"/>
            </w:pPr>
            <w:proofErr w:type="spellStart"/>
            <w:r>
              <w:rPr>
                <w:rStyle w:val="HTML"/>
                <w:rFonts w:ascii="Consolas" w:eastAsiaTheme="majorEastAsia" w:hAnsi="Consolas"/>
                <w:color w:val="C7254E"/>
                <w:sz w:val="23"/>
                <w:szCs w:val="23"/>
              </w:rPr>
              <w:t>cd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D0F6F" w14:textId="77777777" w:rsidR="007A4A39" w:rsidRDefault="007A4A39">
            <w:pPr>
              <w:spacing w:before="450" w:after="300"/>
            </w:pPr>
            <w:r>
              <w:t>переходит в папку</w:t>
            </w:r>
          </w:p>
        </w:tc>
      </w:tr>
    </w:tbl>
    <w:p w14:paraId="16E6759F" w14:textId="77777777" w:rsidR="007A4A39" w:rsidRDefault="00B9562A" w:rsidP="007A4A39">
      <w:pPr>
        <w:spacing w:before="300" w:after="300"/>
        <w:rPr>
          <w:rFonts w:ascii="Arial" w:hAnsi="Arial" w:cs="Arial"/>
        </w:rPr>
      </w:pPr>
      <w:r>
        <w:rPr>
          <w:rFonts w:ascii="Arial" w:hAnsi="Arial" w:cs="Arial"/>
        </w:rPr>
        <w:pict w14:anchorId="019B8082">
          <v:rect id="_x0000_i1038" style="width:0;height:0" o:hralign="center" o:hrstd="t" o:hr="t" fillcolor="#a0a0a0" stroked="f"/>
        </w:pict>
      </w:r>
    </w:p>
    <w:p w14:paraId="223B23AA" w14:textId="77777777" w:rsidR="007A4A39" w:rsidRDefault="007A4A39" w:rsidP="007A4A39">
      <w:pPr>
        <w:pStyle w:val="HTML0"/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wordWrap w:val="0"/>
        <w:spacing w:before="240" w:after="150" w:line="360" w:lineRule="atLeast"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</w:rPr>
        <w:t xml:space="preserve">Такой формат удобно вставлять в </w:t>
      </w:r>
      <w:proofErr w:type="spellStart"/>
      <w:r>
        <w:rPr>
          <w:rFonts w:ascii="Consolas" w:hAnsi="Consolas"/>
          <w:sz w:val="23"/>
          <w:szCs w:val="23"/>
        </w:rPr>
        <w:t>Notion</w:t>
      </w:r>
      <w:proofErr w:type="spellEnd"/>
      <w:r>
        <w:rPr>
          <w:rFonts w:ascii="Consolas" w:hAnsi="Consolas"/>
          <w:sz w:val="23"/>
          <w:szCs w:val="23"/>
        </w:rPr>
        <w:t>: заголовки, списки, цитаты и код обычно подтягиваются автоматически.</w:t>
      </w:r>
    </w:p>
    <w:p w14:paraId="51D3EE7F" w14:textId="77777777" w:rsidR="007A4A39" w:rsidRDefault="007A4A39" w:rsidP="007A4A39">
      <w:pPr>
        <w:shd w:val="clear" w:color="auto" w:fill="FFFFFF"/>
        <w:rPr>
          <w:rFonts w:ascii="Arial" w:hAnsi="Arial" w:cs="Arial"/>
          <w:color w:val="000000"/>
          <w:sz w:val="38"/>
          <w:szCs w:val="38"/>
        </w:rPr>
      </w:pPr>
      <w:r>
        <w:rPr>
          <w:rStyle w:val="icon"/>
          <w:rFonts w:ascii="Segoe UI Emoji" w:hAnsi="Segoe UI Emoji" w:cs="Segoe UI Emoji"/>
          <w:color w:val="000000"/>
          <w:sz w:val="38"/>
          <w:szCs w:val="38"/>
        </w:rPr>
        <w:t>⚠</w:t>
      </w:r>
      <w:r>
        <w:rPr>
          <w:rStyle w:val="icon"/>
          <w:rFonts w:ascii="Arial" w:hAnsi="Arial" w:cs="Arial"/>
          <w:color w:val="000000"/>
          <w:sz w:val="38"/>
          <w:szCs w:val="38"/>
        </w:rPr>
        <w:t>️</w:t>
      </w:r>
    </w:p>
    <w:p w14:paraId="4A7171C0" w14:textId="77777777" w:rsidR="007A4A39" w:rsidRDefault="007A4A39" w:rsidP="007A4A39">
      <w:pPr>
        <w:shd w:val="clear" w:color="auto" w:fill="FFFFFF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Никогда не давайте агенту </w:t>
      </w:r>
      <w:r>
        <w:rPr>
          <w:rStyle w:val="a4"/>
          <w:rFonts w:ascii="Arial" w:hAnsi="Arial" w:cs="Arial"/>
          <w:color w:val="000000"/>
          <w:sz w:val="25"/>
          <w:szCs w:val="25"/>
        </w:rPr>
        <w:t>Word-файлы</w:t>
      </w:r>
      <w:r>
        <w:rPr>
          <w:rFonts w:ascii="Arial" w:hAnsi="Arial" w:cs="Arial"/>
          <w:color w:val="000000"/>
          <w:sz w:val="25"/>
          <w:szCs w:val="25"/>
        </w:rPr>
        <w:t xml:space="preserve"> для работы — это крайне неудобный формат. </w:t>
      </w:r>
      <w:r>
        <w:rPr>
          <w:rStyle w:val="a4"/>
          <w:rFonts w:ascii="Arial" w:hAnsi="Arial" w:cs="Arial"/>
          <w:color w:val="000000"/>
          <w:sz w:val="25"/>
          <w:szCs w:val="25"/>
        </w:rPr>
        <w:t>Excel</w:t>
      </w:r>
      <w:r>
        <w:rPr>
          <w:rFonts w:ascii="Arial" w:hAnsi="Arial" w:cs="Arial"/>
          <w:color w:val="000000"/>
          <w:sz w:val="25"/>
          <w:szCs w:val="25"/>
        </w:rPr>
        <w:t xml:space="preserve"> тоже сложен. Лучший выбор: </w:t>
      </w:r>
      <w:r>
        <w:rPr>
          <w:rStyle w:val="a4"/>
          <w:rFonts w:ascii="Arial" w:hAnsi="Arial" w:cs="Arial"/>
          <w:color w:val="000000"/>
          <w:sz w:val="25"/>
          <w:szCs w:val="25"/>
        </w:rPr>
        <w:t>MD, JSON, CSV</w:t>
      </w:r>
      <w:r>
        <w:rPr>
          <w:rFonts w:ascii="Arial" w:hAnsi="Arial" w:cs="Arial"/>
          <w:color w:val="000000"/>
          <w:sz w:val="25"/>
          <w:szCs w:val="25"/>
        </w:rPr>
        <w:t>.</w:t>
      </w:r>
    </w:p>
    <w:p w14:paraId="6D829A62" w14:textId="404669CC" w:rsidR="00BA285E" w:rsidRDefault="00BA285E" w:rsidP="007A4A39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7A4A39">
        <w:rPr>
          <w:rFonts w:eastAsia="Times New Roman"/>
          <w:i/>
          <w:iCs/>
          <w:sz w:val="32"/>
          <w:szCs w:val="32"/>
          <w:u w:val="single"/>
          <w:lang w:eastAsia="ru-RU"/>
        </w:rPr>
        <w:lastRenderedPageBreak/>
        <w:t>Структура CLAUDE.md ↘️</w:t>
      </w:r>
    </w:p>
    <w:p w14:paraId="480DDDE2" w14:textId="77777777" w:rsidR="007A4A39" w:rsidRPr="007A4A39" w:rsidRDefault="007A4A39" w:rsidP="007A4A39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A4A39">
        <w:rPr>
          <w:rFonts w:ascii="Arial" w:eastAsia="Times New Roman" w:hAnsi="Arial" w:cs="Arial"/>
          <w:sz w:val="24"/>
          <w:szCs w:val="24"/>
          <w:lang w:eastAsia="ru-RU"/>
        </w:rPr>
        <w:t>Рекомендуемая структура файла:</w:t>
      </w:r>
    </w:p>
    <w:p w14:paraId="5705FBC5" w14:textId="77777777" w:rsidR="007A4A39" w:rsidRPr="007A4A39" w:rsidRDefault="007A4A39" w:rsidP="007A4A3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«Твой человек»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информация о вас: имя, роль, контекст и уровень подготовки.</w:t>
      </w:r>
    </w:p>
    <w:p w14:paraId="1B989826" w14:textId="77777777" w:rsidR="007A4A39" w:rsidRPr="007A4A39" w:rsidRDefault="007A4A39" w:rsidP="007A4A3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«Проекты»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текущие проекты, задачи и важные детали, которые агенту нужно учитывать.</w:t>
      </w:r>
    </w:p>
    <w:p w14:paraId="4811ACA4" w14:textId="77777777" w:rsidR="007A4A39" w:rsidRPr="007A4A39" w:rsidRDefault="007A4A39" w:rsidP="007A4A3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«Как работаем»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правила взаимодействия: пошагово, простым языком, без лишнего усложнения.</w:t>
      </w:r>
    </w:p>
    <w:p w14:paraId="6918EA50" w14:textId="77777777" w:rsidR="007A4A39" w:rsidRPr="007A4A39" w:rsidRDefault="007A4A39" w:rsidP="007A4A3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«Чего не делать»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границы и анти-паттерны: не удалять файлы без запроса, не менять архитектуру без объяснения, не усложнять решение.</w:t>
      </w:r>
    </w:p>
    <w:p w14:paraId="7BE1FDFD" w14:textId="77777777" w:rsidR="007A4A39" w:rsidRPr="007A4A39" w:rsidRDefault="007A4A39" w:rsidP="007A4A3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«Частые задачи»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типовые задачи агента: написать код, объяснить ошибку, доработать файл, проверить проект, оформить текст.</w:t>
      </w:r>
    </w:p>
    <w:p w14:paraId="27D9C793" w14:textId="77777777" w:rsidR="007A4A39" w:rsidRPr="007A4A39" w:rsidRDefault="007A4A39" w:rsidP="007A4A3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«Инструменты и среда»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приложения и </w:t>
      </w:r>
      <w:proofErr w:type="spellStart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кастомные</w:t>
      </w:r>
      <w:proofErr w:type="spellEnd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тулзы</w:t>
      </w:r>
      <w:proofErr w:type="spellEnd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с которыми вы работаете. Например: </w:t>
      </w:r>
      <w:proofErr w:type="spellStart"/>
      <w:r w:rsidRPr="007A4A3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Obsidian</w:t>
      </w:r>
      <w:proofErr w:type="spellEnd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для </w:t>
      </w:r>
      <w:proofErr w:type="spellStart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Markdown</w:t>
      </w:r>
      <w:proofErr w:type="spellEnd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, </w:t>
      </w:r>
      <w:r w:rsidRPr="007A4A3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VS Code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для кода и файлов проекта.</w:t>
      </w:r>
    </w:p>
    <w:p w14:paraId="68CA2532" w14:textId="77777777" w:rsidR="007A4A39" w:rsidRPr="007A4A39" w:rsidRDefault="007A4A39" w:rsidP="007A4A3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«Формат ответа»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— как агент должен отвечать: кратко или подробно, списком, с примерами, с пояснениями для новичка.</w:t>
      </w:r>
    </w:p>
    <w:p w14:paraId="2E01E45A" w14:textId="77777777" w:rsidR="007A4A39" w:rsidRPr="007A4A39" w:rsidRDefault="007A4A39" w:rsidP="007A4A39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7A4A39">
        <w:rPr>
          <w:rFonts w:ascii="Segoe UI Emoji" w:eastAsia="Times New Roman" w:hAnsi="Segoe UI Emoji" w:cs="Segoe UI Emoji"/>
          <w:color w:val="000000"/>
          <w:sz w:val="26"/>
          <w:szCs w:val="26"/>
          <w:lang w:eastAsia="ru-RU"/>
        </w:rPr>
        <w:t>⚠️</w:t>
      </w:r>
      <w:r w:rsidRPr="007A4A39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Чем понятнее заполнен </w:t>
      </w:r>
      <w:r w:rsidRPr="007A4A39">
        <w:rPr>
          <w:rFonts w:ascii="Consolas" w:eastAsia="Times New Roman" w:hAnsi="Consolas" w:cs="Courier New"/>
          <w:color w:val="C7254E"/>
          <w:sz w:val="20"/>
          <w:szCs w:val="20"/>
          <w:lang w:eastAsia="ru-RU"/>
        </w:rPr>
        <w:t>CLAUDE.md</w:t>
      </w:r>
      <w:r w:rsidRPr="007A4A39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, тем быстрее агент понимает контекст и меньше задаёт уточняющих вопросов.</w:t>
      </w:r>
    </w:p>
    <w:p w14:paraId="68557D04" w14:textId="77777777" w:rsidR="007A4A39" w:rsidRPr="007A4A39" w:rsidRDefault="007A4A39" w:rsidP="007A4A39">
      <w:pPr>
        <w:rPr>
          <w:lang w:eastAsia="ru-RU"/>
        </w:rPr>
      </w:pPr>
    </w:p>
    <w:p w14:paraId="46698914" w14:textId="77777777" w:rsidR="00BA285E" w:rsidRPr="007A4A39" w:rsidRDefault="00BA285E" w:rsidP="007A4A39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7A4A39">
        <w:rPr>
          <w:rFonts w:eastAsia="Times New Roman"/>
          <w:i/>
          <w:iCs/>
          <w:sz w:val="32"/>
          <w:szCs w:val="32"/>
          <w:u w:val="single"/>
          <w:lang w:eastAsia="ru-RU"/>
        </w:rPr>
        <w:t>Как создать CLAUDE.md ↘️</w:t>
      </w:r>
    </w:p>
    <w:p w14:paraId="4BBA0AED" w14:textId="77777777" w:rsidR="007A4A39" w:rsidRPr="007A4A39" w:rsidRDefault="007A4A39" w:rsidP="007A4A39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A4A3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Способ 1 — вручную через терминал.</w:t>
      </w:r>
    </w:p>
    <w:p w14:paraId="3B4210B9" w14:textId="77777777" w:rsidR="007A4A39" w:rsidRPr="007A4A39" w:rsidRDefault="007A4A39" w:rsidP="007A4A3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Вводим команду, которая создаст файл </w:t>
      </w:r>
      <w:r w:rsidRPr="007A4A39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CLAUDE.md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 текущей папке.</w:t>
      </w:r>
    </w:p>
    <w:p w14:paraId="70884EE3" w14:textId="77777777" w:rsidR="007A4A39" w:rsidRPr="007A4A39" w:rsidRDefault="007A4A39" w:rsidP="007A4A39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proofErr w:type="spell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touch</w:t>
      </w:r>
      <w:proofErr w:type="spell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claude.md</w:t>
      </w:r>
    </w:p>
    <w:p w14:paraId="384757D2" w14:textId="77777777" w:rsidR="007A4A39" w:rsidRPr="007A4A39" w:rsidRDefault="007A4A39" w:rsidP="007A4A3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Затем наполните файл содержимым.</w:t>
      </w:r>
    </w:p>
    <w:p w14:paraId="2400E8C9" w14:textId="77777777" w:rsidR="007A4A39" w:rsidRPr="007A4A39" w:rsidRDefault="007A4A39" w:rsidP="007A4A3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Способ 2 — через агента (рекомендуется):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br/>
        <w:t xml:space="preserve">Используйте специальный </w:t>
      </w:r>
      <w:proofErr w:type="spellStart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промпт</w:t>
      </w:r>
      <w:proofErr w:type="spellEnd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(есть в прикрепленных материалах). Логика такая:</w:t>
      </w:r>
    </w:p>
    <w:p w14:paraId="51EF2429" w14:textId="77777777" w:rsidR="007A4A39" w:rsidRPr="007A4A39" w:rsidRDefault="007A4A39" w:rsidP="008D00EE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Пишем агенту: </w:t>
      </w:r>
      <w:r w:rsidRPr="007A4A39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«Внимательно прочитай всё, что я напишу»</w:t>
      </w:r>
    </w:p>
    <w:p w14:paraId="5E4B1B20" w14:textId="77777777" w:rsidR="007A4A39" w:rsidRPr="007A4A39" w:rsidRDefault="007A4A39" w:rsidP="008D00EE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Пишем </w:t>
      </w:r>
      <w:proofErr w:type="spellStart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промпт</w:t>
      </w:r>
      <w:proofErr w:type="spellEnd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</w:t>
      </w:r>
    </w:p>
    <w:p w14:paraId="025C797D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# </w:t>
      </w:r>
      <w:proofErr w:type="spell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Промпт</w:t>
      </w:r>
      <w:proofErr w:type="spell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: Генератор CLAUDE.md из личного дампа</w:t>
      </w:r>
    </w:p>
    <w:p w14:paraId="30AD623D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Скопируй этот </w:t>
      </w:r>
      <w:proofErr w:type="spell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промпт</w:t>
      </w:r>
      <w:proofErr w:type="spell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в </w:t>
      </w:r>
      <w:proofErr w:type="spell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Claude</w:t>
      </w:r>
      <w:proofErr w:type="spell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Code, а затем добавь свой дамп в конец.</w:t>
      </w:r>
    </w:p>
    <w:p w14:paraId="069E8FFD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```</w:t>
      </w:r>
    </w:p>
    <w:p w14:paraId="0C068E84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lastRenderedPageBreak/>
        <w:t xml:space="preserve">Ты помогаешь мне составить персональный файл CLAUDE.md – это файл правил, который я кладу в папку своего рабочего проекта, чтобы </w:t>
      </w:r>
      <w:proofErr w:type="spell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Claude</w:t>
      </w:r>
      <w:proofErr w:type="spell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Code лучше понимал меня и мои задачи без лишних объяснений каждый раз.</w:t>
      </w:r>
    </w:p>
    <w:p w14:paraId="72961ADE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Ниже я напишу всё о себе: кто я, чем занимаюсь, какие у меня проекты, цели, предпочтения, рабочие привычки, что меня раздражает, что помогает. Это будет неструктурированный поток – я </w:t>
      </w:r>
      <w:proofErr w:type="gram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пишу</w:t>
      </w:r>
      <w:proofErr w:type="gram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как думаю.</w:t>
      </w:r>
    </w:p>
    <w:p w14:paraId="0391AA57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Твоя задача:</w:t>
      </w:r>
    </w:p>
    <w:p w14:paraId="06409078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1. Внимательно прочитать всё, что я напишу.</w:t>
      </w:r>
    </w:p>
    <w:p w14:paraId="75F2FC4B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2. Задать мне 3–5 уточняющих вопроса, если чего-то не хватает для создания полезного файла.</w:t>
      </w:r>
    </w:p>
    <w:p w14:paraId="05C5CC00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3. После моих ответов – создать файл CLAUDE.md по шаблону ниже.</w:t>
      </w:r>
    </w:p>
    <w:p w14:paraId="102FCE21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Шаблон CLAUDE.md:</w:t>
      </w:r>
    </w:p>
    <w:p w14:paraId="15038F53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---</w:t>
      </w:r>
    </w:p>
    <w:p w14:paraId="449E13A2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 Твой человек</w:t>
      </w:r>
    </w:p>
    <w:p w14:paraId="7F63F554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[Кто ты: профессия, сфера деятельности, уровень опыта в задачах, которые будешь давать агенту. Чем больше агент знает о тебе – тем меньше нужно объяснять каждый раз.]</w:t>
      </w:r>
    </w:p>
    <w:p w14:paraId="38C7A2A9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 Проекты</w:t>
      </w:r>
    </w:p>
    <w:p w14:paraId="5DB7ECB5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[Над чем ты работаешь: проекты, направления, регулярные задачи. Что агент должен знать, чтобы понимать контекст без лишних вопросов.]</w:t>
      </w:r>
    </w:p>
    <w:p w14:paraId="7400C83F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 Как работаем</w:t>
      </w:r>
    </w:p>
    <w:p w14:paraId="5D0F19B0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[Как ты хочешь, чтобы агент подходил к задачам: сначала показывает план или сразу действует, когда уточняет перед стартом, когда может работать самостоятельно. Как проверяем результат: нужен ли отчёт, список изменённых файлов, ссылки на источники.]</w:t>
      </w:r>
    </w:p>
    <w:p w14:paraId="27595812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 Чего не делать</w:t>
      </w:r>
    </w:p>
    <w:p w14:paraId="299469EE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[Две части:</w:t>
      </w:r>
    </w:p>
    <w:p w14:paraId="3DB09C90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lastRenderedPageBreak/>
        <w:t>1. Границы – что агент не делает без твоего явного разрешения: удалять файлы, переименовывать, отправлять сообщения, выходить за пределы рабочей папки.</w:t>
      </w:r>
    </w:p>
    <w:p w14:paraId="3B7316A1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2. Анти-паттерны – что тебя раздражает в ответах по умолчанию: длинные вступления, фраза "конечно!", пересказ того, что только что сделал, избыточные объяснения очевидного.]</w:t>
      </w:r>
    </w:p>
    <w:p w14:paraId="493801EB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 Частые задачи</w:t>
      </w:r>
    </w:p>
    <w:p w14:paraId="04AE6FA3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[Список того, что ты делаешь регулярно, с описанием ожидаемого поведения агента для каждого. Например: "когда прошу анализ таблицы – возвращай </w:t>
      </w:r>
      <w:proofErr w:type="spell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markdown</w:t>
      </w:r>
      <w:proofErr w:type="spell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-файл с выводами".]</w:t>
      </w:r>
    </w:p>
    <w:p w14:paraId="32FD7CD5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 Инструменты и среда</w:t>
      </w:r>
    </w:p>
    <w:p w14:paraId="41AACF32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[Две части:</w:t>
      </w:r>
    </w:p>
    <w:p w14:paraId="50DB8682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1. Приложения и сервисы, которые ты используешь в работе и с которыми агент может взаимодействовать. Например: </w:t>
      </w:r>
      <w:proofErr w:type="spell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Obsidian</w:t>
      </w:r>
      <w:proofErr w:type="spell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для заметок, </w:t>
      </w:r>
      <w:proofErr w:type="spell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Notion</w:t>
      </w:r>
      <w:proofErr w:type="spell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для задач, Google </w:t>
      </w:r>
      <w:proofErr w:type="spell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Sheets</w:t>
      </w:r>
      <w:proofErr w:type="spell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для таблиц.</w:t>
      </w:r>
    </w:p>
    <w:p w14:paraId="10C3FECC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2. </w:t>
      </w:r>
      <w:proofErr w:type="spell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Кастомные</w:t>
      </w:r>
      <w:proofErr w:type="spell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 инструменты или команды, которые доступны агенту в этом проекте: скрипты, CLI-утилиты.]</w:t>
      </w:r>
    </w:p>
    <w:p w14:paraId="4A129C38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 Формат ответа</w:t>
      </w:r>
    </w:p>
    <w:p w14:paraId="46FFEE74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[Как ты хочешь видеть ответы: коротко или развёрнуто, с заголовками или без, нужен ли итоговый вывод в конце.]</w:t>
      </w:r>
    </w:p>
    <w:p w14:paraId="636BB75F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# Прочее</w:t>
      </w:r>
    </w:p>
    <w:p w14:paraId="3666B28B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[все остальное, что не попало под категории выше]</w:t>
      </w:r>
    </w:p>
    <w:p w14:paraId="1CDC6214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---</w:t>
      </w:r>
    </w:p>
    <w:p w14:paraId="4DAB5C1A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Правила составления:</w:t>
      </w:r>
    </w:p>
    <w:p w14:paraId="41F92C2F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 Пиши конкретно, не обобщай. Лучше "не удаляй файлы без подтверждения" чем "будь осторожен".</w:t>
      </w:r>
    </w:p>
    <w:p w14:paraId="0F20DFA5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 Раздел "Чего не делать" всегда заполняй двумя частями: границы и анти-паттерны. Если про анти-паттерны ничего не сказано – спроси отдельно.</w:t>
      </w:r>
    </w:p>
    <w:p w14:paraId="7B3064E0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lastRenderedPageBreak/>
        <w:t>- Раздел "Частые задачи" заполняй только если из дампа ясно видно повторяющиеся сценарии. Если нет – не придумывай.</w:t>
      </w:r>
    </w:p>
    <w:p w14:paraId="0A9ADE76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 Раздел "Инструменты и среда" заполняй только приложениями и инструментами, которые явно упомянуты. Не перечисляй очевидные вещи вроде "браузер" или "текстовый редактор".</w:t>
      </w:r>
    </w:p>
    <w:p w14:paraId="72551CB8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 Если из дампа что-то неясно – лучше уточни, чем придумывай.</w:t>
      </w:r>
    </w:p>
    <w:p w14:paraId="463BC677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 Не добавляй разделы, которых нет в шаблоне.</w:t>
      </w:r>
    </w:p>
    <w:p w14:paraId="7E399460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 xml:space="preserve">- Готовый файл верни как код-блок с разметкой </w:t>
      </w:r>
      <w:proofErr w:type="spellStart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markdown</w:t>
      </w:r>
      <w:proofErr w:type="spellEnd"/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.</w:t>
      </w:r>
    </w:p>
    <w:p w14:paraId="01FE1C38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---</w:t>
      </w:r>
    </w:p>
    <w:p w14:paraId="0C8D2ED8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МОЙ ДАМП:</w:t>
      </w:r>
    </w:p>
    <w:p w14:paraId="1F4AC52D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[Напиши здесь всё о себе – без структуры, как думаешь. Кто ты, чем занимаешься, какие проекты ведёшь, что тебя бесит в работе с ИИ, что помогает, какие цели на ближайшее время, как ты любишь получать ответы. Чем больше – тем точнее получится файл.]</w:t>
      </w:r>
    </w:p>
    <w:p w14:paraId="127B1C5E" w14:textId="77777777" w:rsidR="007A4A39" w:rsidRPr="007A4A39" w:rsidRDefault="007A4A39" w:rsidP="008D00EE">
      <w:pPr>
        <w:numPr>
          <w:ilvl w:val="0"/>
          <w:numId w:val="45"/>
        </w:num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50" w:line="360" w:lineRule="atLeast"/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</w:pPr>
      <w:r w:rsidRPr="007A4A39">
        <w:rPr>
          <w:rFonts w:ascii="Consolas" w:eastAsia="Times New Roman" w:hAnsi="Consolas" w:cs="Courier New"/>
          <w:color w:val="000000"/>
          <w:sz w:val="23"/>
          <w:szCs w:val="23"/>
          <w:lang w:eastAsia="ru-RU"/>
        </w:rPr>
        <w:t>```</w:t>
      </w:r>
    </w:p>
    <w:p w14:paraId="17FC0241" w14:textId="77777777" w:rsidR="007A4A39" w:rsidRPr="007A4A39" w:rsidRDefault="007A4A39" w:rsidP="008D00EE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Выгружаем информацию о себе — голосом или текстом: роль, проекты, предпочтения по формату ответа, инструменты, что раздражает в ответах</w:t>
      </w:r>
    </w:p>
    <w:p w14:paraId="39EF2702" w14:textId="77777777" w:rsidR="007A4A39" w:rsidRPr="007A4A39" w:rsidRDefault="007A4A39" w:rsidP="008D00EE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Агент задаёт </w:t>
      </w:r>
      <w:r w:rsidRPr="007A4A3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3–5 уточняющих вопросов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если чего-то не хватает</w:t>
      </w:r>
    </w:p>
    <w:p w14:paraId="26B83A14" w14:textId="77777777" w:rsidR="007A4A39" w:rsidRPr="007A4A39" w:rsidRDefault="007A4A39" w:rsidP="008D00EE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Агент создаёт персонализированный </w:t>
      </w:r>
      <w:r w:rsidRPr="007A4A39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claude.md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по шаблону</w:t>
      </w:r>
    </w:p>
    <w:p w14:paraId="75B7880F" w14:textId="32B0DAED" w:rsidR="007A4A39" w:rsidRPr="007A4A39" w:rsidRDefault="007A4A39" w:rsidP="007A4A3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proofErr w:type="gramStart"/>
      <w:r w:rsidRPr="007A4A39">
        <w:rPr>
          <w:rFonts w:ascii="Segoe UI Emoji" w:eastAsia="Times New Roman" w:hAnsi="Segoe UI Emoji" w:cs="Segoe UI Emoji"/>
          <w:color w:val="000000"/>
          <w:sz w:val="38"/>
          <w:szCs w:val="38"/>
          <w:lang w:eastAsia="ru-RU"/>
        </w:rPr>
        <w:t>💡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Проще</w:t>
      </w:r>
      <w:proofErr w:type="gramEnd"/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всего наговорить информацию голосом — не нужно идеально структурировать, агент разберётся и сам задаст уточняющие вопросы.</w:t>
      </w:r>
    </w:p>
    <w:p w14:paraId="374D850A" w14:textId="77777777" w:rsidR="00BA285E" w:rsidRDefault="00BA285E" w:rsidP="007A4A39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</w:p>
    <w:p w14:paraId="33F5B09E" w14:textId="45CB86A5" w:rsidR="00BA285E" w:rsidRPr="007A4A39" w:rsidRDefault="00BA285E" w:rsidP="007A4A39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7A4A39">
        <w:rPr>
          <w:rFonts w:eastAsia="Times New Roman"/>
          <w:i/>
          <w:iCs/>
          <w:sz w:val="32"/>
          <w:szCs w:val="32"/>
          <w:u w:val="single"/>
          <w:lang w:eastAsia="ru-RU"/>
        </w:rPr>
        <w:t>Проверка работы CLAUDE.md ↘️</w:t>
      </w:r>
    </w:p>
    <w:p w14:paraId="50105B34" w14:textId="77777777" w:rsidR="007A4A39" w:rsidRPr="007A4A39" w:rsidRDefault="007A4A39" w:rsidP="007A4A39">
      <w:pPr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A4A39">
        <w:rPr>
          <w:rFonts w:ascii="Arial" w:eastAsia="Times New Roman" w:hAnsi="Arial" w:cs="Arial"/>
          <w:sz w:val="24"/>
          <w:szCs w:val="24"/>
          <w:lang w:eastAsia="ru-RU"/>
        </w:rPr>
        <w:t xml:space="preserve">После создания файла открываем новую сессию и задаём любой вопрос по теме из системного </w:t>
      </w:r>
      <w:proofErr w:type="spellStart"/>
      <w:r w:rsidRPr="007A4A39">
        <w:rPr>
          <w:rFonts w:ascii="Arial" w:eastAsia="Times New Roman" w:hAnsi="Arial" w:cs="Arial"/>
          <w:sz w:val="24"/>
          <w:szCs w:val="24"/>
          <w:lang w:eastAsia="ru-RU"/>
        </w:rPr>
        <w:t>промпта</w:t>
      </w:r>
      <w:proofErr w:type="spellEnd"/>
      <w:r w:rsidRPr="007A4A39">
        <w:rPr>
          <w:rFonts w:ascii="Arial" w:eastAsia="Times New Roman" w:hAnsi="Arial" w:cs="Arial"/>
          <w:sz w:val="24"/>
          <w:szCs w:val="24"/>
          <w:lang w:eastAsia="ru-RU"/>
        </w:rPr>
        <w:t>. Агент должен сразу реагировать с учётом заданного контекста — например, распознавать задачи по финансам, обращаться по имени, придерживаться предпочтительного стиля ответа.</w:t>
      </w:r>
    </w:p>
    <w:p w14:paraId="1E87AB57" w14:textId="77777777" w:rsidR="007A4A39" w:rsidRPr="007A4A39" w:rsidRDefault="007A4A39" w:rsidP="007A4A39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Для сравнения: агент без `claude.md` в той же директории на вопрос про налоги отвечает </w:t>
      </w:r>
      <w:r w:rsidRPr="007A4A39">
        <w:rPr>
          <w:rFonts w:ascii="Arial" w:eastAsia="Times New Roman" w:hAnsi="Arial" w:cs="Arial"/>
          <w:i/>
          <w:iCs/>
          <w:color w:val="000000"/>
          <w:sz w:val="25"/>
          <w:szCs w:val="25"/>
          <w:lang w:eastAsia="ru-RU"/>
        </w:rPr>
        <w:t>«не специализируюсь на налоговых вопросах»</w:t>
      </w:r>
      <w:r w:rsidRPr="007A4A3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тогда как агент с настроенным файлом сразу предлагает помощь в рамках вашего контекста.</w:t>
      </w:r>
    </w:p>
    <w:p w14:paraId="55C4ED17" w14:textId="77777777" w:rsidR="007A4A39" w:rsidRPr="007A4A39" w:rsidRDefault="007A4A39" w:rsidP="007A4A39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7A4A39">
        <w:rPr>
          <w:rFonts w:ascii="Arial" w:eastAsia="Times New Roman" w:hAnsi="Arial" w:cs="Arial"/>
          <w:color w:val="000000"/>
          <w:sz w:val="26"/>
          <w:szCs w:val="26"/>
          <w:lang w:eastAsia="ru-RU"/>
        </w:rPr>
        <w:lastRenderedPageBreak/>
        <w:t>CLAUDE.md — это живой документ. Обновляйте его регулярно: если агент начинает ошибаться или путаться, добавьте в файл новые правила.</w:t>
      </w:r>
    </w:p>
    <w:p w14:paraId="2BF94BE6" w14:textId="77777777" w:rsidR="007A4A39" w:rsidRDefault="007A4A39" w:rsidP="00BA285E">
      <w:pPr>
        <w:spacing w:after="0"/>
        <w:rPr>
          <w:rFonts w:ascii="Arial" w:hAnsi="Arial" w:cs="Arial"/>
          <w:color w:val="000000"/>
          <w:sz w:val="25"/>
          <w:szCs w:val="25"/>
        </w:rPr>
      </w:pPr>
    </w:p>
    <w:p w14:paraId="73856B05" w14:textId="77777777" w:rsidR="00BA285E" w:rsidRPr="007A4A39" w:rsidRDefault="00BA285E" w:rsidP="007A4A39">
      <w:pPr>
        <w:pStyle w:val="2"/>
        <w:rPr>
          <w:bCs/>
          <w:shd w:val="clear" w:color="auto" w:fill="FFFFFF"/>
        </w:rPr>
      </w:pPr>
      <w:r w:rsidRPr="007A4A39">
        <w:rPr>
          <w:bCs/>
          <w:shd w:val="clear" w:color="auto" w:fill="FFFFFF"/>
        </w:rPr>
        <w:t>8. Итоги урока</w:t>
      </w:r>
    </w:p>
    <w:p w14:paraId="6067A5E9" w14:textId="137A7A5A" w:rsidR="00BA285E" w:rsidRPr="007A4A39" w:rsidRDefault="00BA285E" w:rsidP="007A4A39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7A4A39">
        <w:rPr>
          <w:rFonts w:eastAsia="Times New Roman"/>
          <w:i/>
          <w:iCs/>
          <w:sz w:val="32"/>
          <w:szCs w:val="32"/>
          <w:u w:val="single"/>
          <w:lang w:eastAsia="ru-RU"/>
        </w:rPr>
        <w:t>Ключевые принципы ↘️</w:t>
      </w:r>
    </w:p>
    <w:p w14:paraId="6362D891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Принципы важнее частных примеров.</w:t>
      </w:r>
      <w:r>
        <w:rPr>
          <w:rFonts w:ascii="Arial" w:hAnsi="Arial" w:cs="Arial"/>
          <w:color w:val="000000"/>
          <w:sz w:val="25"/>
          <w:szCs w:val="25"/>
        </w:rPr>
        <w:t xml:space="preserve"> Мы строим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агентный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слой и оборачиваем рутину в агентов. Ищите универсальные правила — и добавляйте их в системные инструкции. Можно начинать с конкретных примеров, но базово агент должен понимать общую картину и последовательность работы.</w:t>
      </w:r>
    </w:p>
    <w:p w14:paraId="621B1534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Процесс важнее «магической формулировки».</w:t>
      </w:r>
      <w:r>
        <w:rPr>
          <w:rFonts w:ascii="Arial" w:hAnsi="Arial" w:cs="Arial"/>
          <w:color w:val="000000"/>
          <w:sz w:val="25"/>
          <w:szCs w:val="25"/>
        </w:rPr>
        <w:t xml:space="preserve"> Не существует универсального идеального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промпта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 Для каждой задачи — своя настройка. Важно то, чем вы агента окружили и насколько понимаете последовательность его действий.</w:t>
      </w:r>
    </w:p>
    <w:p w14:paraId="440966A0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Промпт</w:t>
      </w:r>
      <w:proofErr w:type="spellEnd"/>
      <w:r>
        <w:rPr>
          <w:rStyle w:val="a4"/>
          <w:rFonts w:ascii="Arial" w:hAnsi="Arial" w:cs="Arial"/>
          <w:color w:val="000000"/>
          <w:sz w:val="25"/>
          <w:szCs w:val="25"/>
        </w:rPr>
        <w:t xml:space="preserve"> — не панацея.</w:t>
      </w:r>
      <w:r>
        <w:rPr>
          <w:rFonts w:ascii="Arial" w:hAnsi="Arial" w:cs="Arial"/>
          <w:color w:val="000000"/>
          <w:sz w:val="25"/>
          <w:szCs w:val="25"/>
        </w:rPr>
        <w:t xml:space="preserve"> Контекст-инжиниринг и архитектура агента — вот залог стабильного результата.</w:t>
      </w:r>
    </w:p>
    <w:p w14:paraId="37B2CFD5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CLAUDE.md — механизм повторяемости и источник истины.</w:t>
      </w:r>
      <w:r>
        <w:rPr>
          <w:rFonts w:ascii="Arial" w:hAnsi="Arial" w:cs="Arial"/>
          <w:color w:val="000000"/>
          <w:sz w:val="25"/>
          <w:szCs w:val="25"/>
        </w:rPr>
        <w:t xml:space="preserve"> Используйте его, добавляйте новые правила, обновляйте по мере роста делегирования.</w:t>
      </w:r>
    </w:p>
    <w:p w14:paraId="61DBF1B3" w14:textId="77777777" w:rsidR="007A4A39" w:rsidRDefault="007A4A39" w:rsidP="007A4A39">
      <w:pPr>
        <w:shd w:val="clear" w:color="auto" w:fill="F4F3F4"/>
        <w:rPr>
          <w:rFonts w:ascii="Arial" w:hAnsi="Arial" w:cs="Arial"/>
          <w:color w:val="000000"/>
          <w:sz w:val="26"/>
          <w:szCs w:val="26"/>
        </w:rPr>
      </w:pPr>
      <w:r>
        <w:rPr>
          <w:rStyle w:val="a4"/>
          <w:rFonts w:ascii="Arial" w:hAnsi="Arial" w:cs="Arial"/>
          <w:color w:val="000000"/>
          <w:sz w:val="26"/>
          <w:szCs w:val="26"/>
        </w:rPr>
        <w:t>Формула сильного результата:</w:t>
      </w:r>
      <w:r>
        <w:rPr>
          <w:rFonts w:ascii="Arial" w:hAnsi="Arial" w:cs="Arial"/>
          <w:color w:val="000000"/>
          <w:sz w:val="26"/>
          <w:szCs w:val="26"/>
        </w:rPr>
        <w:br/>
        <w:t>Чёткий запрос + корректный масштаб задачи + ясные правила в CLAUDE.md</w:t>
      </w:r>
    </w:p>
    <w:p w14:paraId="4DD43944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 следующем уроке — архитектура агентов, визуальные приложения, директории и построение полноценной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агентной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системы.</w:t>
      </w:r>
    </w:p>
    <w:p w14:paraId="61A5CC5A" w14:textId="77777777" w:rsidR="007A4A39" w:rsidRPr="007A4A39" w:rsidRDefault="007A4A39" w:rsidP="007A4A39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7A4A39">
        <w:rPr>
          <w:rFonts w:eastAsia="Times New Roman"/>
          <w:i/>
          <w:iCs/>
          <w:sz w:val="32"/>
          <w:szCs w:val="32"/>
          <w:u w:val="single"/>
          <w:lang w:eastAsia="ru-RU"/>
        </w:rPr>
        <w:t>Словарь занятия ↘️</w:t>
      </w:r>
    </w:p>
    <w:p w14:paraId="309D930E" w14:textId="77777777" w:rsidR="007A4A39" w:rsidRDefault="007A4A39" w:rsidP="008D00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Контекст-инжиниринг</w:t>
      </w:r>
      <w:r>
        <w:rPr>
          <w:rFonts w:ascii="Arial" w:hAnsi="Arial" w:cs="Arial"/>
          <w:color w:val="000000"/>
          <w:sz w:val="25"/>
          <w:szCs w:val="25"/>
        </w:rPr>
        <w:t xml:space="preserve"> — создание архитектуры вокруг агента: запросы, файлы правил, примеры, инструменты — всё, что влияет на качество работы агента</w:t>
      </w:r>
    </w:p>
    <w:p w14:paraId="281F4B51" w14:textId="77777777" w:rsidR="007A4A39" w:rsidRDefault="007A4A39" w:rsidP="008D00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Промпт</w:t>
      </w:r>
      <w:proofErr w:type="spellEnd"/>
      <w:r>
        <w:rPr>
          <w:rStyle w:val="a4"/>
          <w:rFonts w:ascii="Arial" w:hAnsi="Arial" w:cs="Arial"/>
          <w:color w:val="000000"/>
          <w:sz w:val="25"/>
          <w:szCs w:val="25"/>
        </w:rPr>
        <w:t>-инжиниринг</w:t>
      </w:r>
      <w:r>
        <w:rPr>
          <w:rFonts w:ascii="Arial" w:hAnsi="Arial" w:cs="Arial"/>
          <w:color w:val="000000"/>
          <w:sz w:val="25"/>
          <w:szCs w:val="25"/>
        </w:rPr>
        <w:t xml:space="preserve"> — составление текстовых запросов для модели</w:t>
      </w:r>
    </w:p>
    <w:p w14:paraId="539923FD" w14:textId="77777777" w:rsidR="007A4A39" w:rsidRDefault="007A4A39" w:rsidP="008D00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Рабочая директория</w:t>
      </w:r>
      <w:r>
        <w:rPr>
          <w:rFonts w:ascii="Arial" w:hAnsi="Arial" w:cs="Arial"/>
          <w:color w:val="000000"/>
          <w:sz w:val="25"/>
          <w:szCs w:val="25"/>
        </w:rPr>
        <w:t xml:space="preserve"> — отдельная папка, в которой запускается агент; граница его контекста и действий</w:t>
      </w:r>
    </w:p>
    <w:p w14:paraId="35067847" w14:textId="77777777" w:rsidR="007A4A39" w:rsidRDefault="007A4A39" w:rsidP="008D00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Сессия</w:t>
      </w:r>
      <w:r>
        <w:rPr>
          <w:rFonts w:ascii="Arial" w:hAnsi="Arial" w:cs="Arial"/>
          <w:color w:val="000000"/>
          <w:sz w:val="25"/>
          <w:szCs w:val="25"/>
        </w:rPr>
        <w:t xml:space="preserve"> — один диалог с агентом (аналог чата в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ChatGPT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); каждой сессии присваивается уникальный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session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ID</w:t>
      </w:r>
    </w:p>
    <w:p w14:paraId="54410DB0" w14:textId="77777777" w:rsidR="007A4A39" w:rsidRDefault="007A4A39" w:rsidP="008D00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Слэш-команды</w:t>
      </w:r>
      <w:r>
        <w:rPr>
          <w:rFonts w:ascii="Arial" w:hAnsi="Arial" w:cs="Arial"/>
          <w:color w:val="000000"/>
          <w:sz w:val="25"/>
          <w:szCs w:val="25"/>
        </w:rPr>
        <w:t xml:space="preserve"> — специальные команды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Code, вводимые через `/` (например, `/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help</w:t>
      </w:r>
      <w:proofErr w:type="spellEnd"/>
      <w:r>
        <w:rPr>
          <w:rFonts w:ascii="Arial" w:hAnsi="Arial" w:cs="Arial"/>
          <w:color w:val="000000"/>
          <w:sz w:val="25"/>
          <w:szCs w:val="25"/>
        </w:rPr>
        <w:t>`, `/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status</w:t>
      </w:r>
      <w:proofErr w:type="spellEnd"/>
      <w:r>
        <w:rPr>
          <w:rFonts w:ascii="Arial" w:hAnsi="Arial" w:cs="Arial"/>
          <w:color w:val="000000"/>
          <w:sz w:val="25"/>
          <w:szCs w:val="25"/>
        </w:rPr>
        <w:t>`, `/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resume</w:t>
      </w:r>
      <w:proofErr w:type="spellEnd"/>
      <w:r>
        <w:rPr>
          <w:rFonts w:ascii="Arial" w:hAnsi="Arial" w:cs="Arial"/>
          <w:color w:val="000000"/>
          <w:sz w:val="25"/>
          <w:szCs w:val="25"/>
        </w:rPr>
        <w:t>`)</w:t>
      </w:r>
    </w:p>
    <w:p w14:paraId="5EB7073B" w14:textId="77777777" w:rsidR="007A4A39" w:rsidRDefault="007A4A39" w:rsidP="008D00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CLAUDE.md</w:t>
      </w:r>
      <w:r>
        <w:rPr>
          <w:rFonts w:ascii="Arial" w:hAnsi="Arial" w:cs="Arial"/>
          <w:color w:val="000000"/>
          <w:sz w:val="25"/>
          <w:szCs w:val="25"/>
        </w:rPr>
        <w:t xml:space="preserve"> —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Markdown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-файл в корне рабочей директории с системным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промптом</w:t>
      </w:r>
      <w:proofErr w:type="spellEnd"/>
      <w:r>
        <w:rPr>
          <w:rFonts w:ascii="Arial" w:hAnsi="Arial" w:cs="Arial"/>
          <w:color w:val="000000"/>
          <w:sz w:val="25"/>
          <w:szCs w:val="25"/>
        </w:rPr>
        <w:t>: правилами, контекстом и инструкциями для агента</w:t>
      </w:r>
    </w:p>
    <w:p w14:paraId="2E9D4AA9" w14:textId="77777777" w:rsidR="007A4A39" w:rsidRDefault="007A4A39" w:rsidP="008D00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Статус-строка (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statusline</w:t>
      </w:r>
      <w:proofErr w:type="spellEnd"/>
      <w:r>
        <w:rPr>
          <w:rStyle w:val="a4"/>
          <w:rFonts w:ascii="Arial" w:hAnsi="Arial" w:cs="Arial"/>
          <w:color w:val="000000"/>
          <w:sz w:val="25"/>
          <w:szCs w:val="25"/>
        </w:rPr>
        <w:t>)</w:t>
      </w:r>
      <w:r>
        <w:rPr>
          <w:rFonts w:ascii="Arial" w:hAnsi="Arial" w:cs="Arial"/>
          <w:color w:val="000000"/>
          <w:sz w:val="25"/>
          <w:szCs w:val="25"/>
        </w:rPr>
        <w:t xml:space="preserve"> — нижняя строка интерфейса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с информацией о модели, директории, контексте и лимитах</w:t>
      </w:r>
    </w:p>
    <w:p w14:paraId="63460245" w14:textId="77777777" w:rsidR="007A4A39" w:rsidRDefault="007A4A39" w:rsidP="008D00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Контекстное окно</w:t>
      </w:r>
      <w:r>
        <w:rPr>
          <w:rFonts w:ascii="Arial" w:hAnsi="Arial" w:cs="Arial"/>
          <w:color w:val="000000"/>
          <w:sz w:val="25"/>
          <w:szCs w:val="25"/>
        </w:rPr>
        <w:t xml:space="preserve"> — объём информации, который агент удерживает в памяти в рамках одной сессии</w:t>
      </w:r>
    </w:p>
    <w:p w14:paraId="0FD1F8D8" w14:textId="77777777" w:rsidR="007A4A39" w:rsidRDefault="007A4A39" w:rsidP="008D00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lastRenderedPageBreak/>
        <w:t>Ctrl-O</w:t>
      </w:r>
      <w:r>
        <w:rPr>
          <w:rFonts w:ascii="Arial" w:hAnsi="Arial" w:cs="Arial"/>
          <w:color w:val="000000"/>
          <w:sz w:val="25"/>
          <w:szCs w:val="25"/>
        </w:rPr>
        <w:t xml:space="preserve"> — горячая клавиша для раскрытия полной цепочки действий агента</w:t>
      </w:r>
    </w:p>
    <w:p w14:paraId="05443FE7" w14:textId="77777777" w:rsidR="007A4A39" w:rsidRDefault="007A4A39" w:rsidP="008D00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Style w:val="a4"/>
          <w:rFonts w:ascii="Arial" w:hAnsi="Arial" w:cs="Arial"/>
          <w:color w:val="000000"/>
          <w:sz w:val="25"/>
          <w:szCs w:val="25"/>
        </w:rPr>
        <w:t>Двойной Escape</w:t>
      </w:r>
      <w:r>
        <w:rPr>
          <w:rFonts w:ascii="Arial" w:hAnsi="Arial" w:cs="Arial"/>
          <w:color w:val="000000"/>
          <w:sz w:val="25"/>
          <w:szCs w:val="25"/>
        </w:rPr>
        <w:t xml:space="preserve"> — горячая клавиша для редактирования уже отправленного сообщения</w:t>
      </w:r>
    </w:p>
    <w:p w14:paraId="265434B2" w14:textId="77777777" w:rsidR="007A4A39" w:rsidRDefault="007A4A39" w:rsidP="007A4A39">
      <w:pPr>
        <w:pStyle w:val="a3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---</w:t>
      </w:r>
    </w:p>
    <w:p w14:paraId="077657DA" w14:textId="77777777" w:rsidR="007A4A39" w:rsidRPr="00A0608D" w:rsidRDefault="007A4A39" w:rsidP="00A0608D">
      <w:pPr>
        <w:pStyle w:val="2"/>
        <w:rPr>
          <w:bCs/>
          <w:shd w:val="clear" w:color="auto" w:fill="FFFFFF"/>
        </w:rPr>
      </w:pPr>
      <w:r w:rsidRPr="00A0608D">
        <w:rPr>
          <w:bCs/>
          <w:shd w:val="clear" w:color="auto" w:fill="FFFFFF"/>
        </w:rPr>
        <w:t xml:space="preserve">Дополнительно: Голосовой ввод для работы с AI-агентом: </w:t>
      </w:r>
      <w:proofErr w:type="spellStart"/>
      <w:r w:rsidRPr="00A0608D">
        <w:rPr>
          <w:bCs/>
          <w:shd w:val="clear" w:color="auto" w:fill="FFFFFF"/>
        </w:rPr>
        <w:t>Pipit</w:t>
      </w:r>
      <w:proofErr w:type="spellEnd"/>
      <w:r w:rsidRPr="00A0608D">
        <w:rPr>
          <w:bCs/>
          <w:shd w:val="clear" w:color="auto" w:fill="FFFFFF"/>
        </w:rPr>
        <w:t xml:space="preserve">, </w:t>
      </w:r>
      <w:proofErr w:type="spellStart"/>
      <w:r w:rsidRPr="00A0608D">
        <w:rPr>
          <w:bCs/>
          <w:shd w:val="clear" w:color="auto" w:fill="FFFFFF"/>
        </w:rPr>
        <w:t>Whisperflow</w:t>
      </w:r>
      <w:proofErr w:type="spellEnd"/>
      <w:r w:rsidRPr="00A0608D">
        <w:rPr>
          <w:bCs/>
          <w:shd w:val="clear" w:color="auto" w:fill="FFFFFF"/>
        </w:rPr>
        <w:t xml:space="preserve"> и </w:t>
      </w:r>
      <w:proofErr w:type="spellStart"/>
      <w:r w:rsidRPr="00A0608D">
        <w:rPr>
          <w:bCs/>
          <w:shd w:val="clear" w:color="auto" w:fill="FFFFFF"/>
        </w:rPr>
        <w:t>Claude</w:t>
      </w:r>
      <w:proofErr w:type="spellEnd"/>
      <w:r w:rsidRPr="00A0608D">
        <w:rPr>
          <w:bCs/>
          <w:shd w:val="clear" w:color="auto" w:fill="FFFFFF"/>
        </w:rPr>
        <w:t xml:space="preserve"> Code</w:t>
      </w:r>
    </w:p>
    <w:p w14:paraId="6E32AD0B" w14:textId="77777777" w:rsidR="007A4A39" w:rsidRDefault="007A4A39" w:rsidP="007A4A39">
      <w:pPr>
        <w:pStyle w:val="block-color-default"/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Разбираем три способа использовать голос вместо клавиатуры при работе с AI-агентом — локальный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транскрибатор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, облачное приложение и нативный режим в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Code.</w:t>
      </w:r>
    </w:p>
    <w:p w14:paraId="29256700" w14:textId="77777777" w:rsidR="007A4A39" w:rsidRPr="00A0608D" w:rsidRDefault="007A4A39" w:rsidP="00A0608D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proofErr w:type="spellStart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>Pipit</w:t>
      </w:r>
      <w:proofErr w:type="spellEnd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 xml:space="preserve"> — локальный бесплатный </w:t>
      </w:r>
      <w:proofErr w:type="spellStart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>транскрибатор</w:t>
      </w:r>
      <w:proofErr w:type="spellEnd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 xml:space="preserve"> для </w:t>
      </w:r>
      <w:proofErr w:type="spellStart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>macOS</w:t>
      </w:r>
      <w:proofErr w:type="spellEnd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 xml:space="preserve"> ↘️</w:t>
      </w:r>
    </w:p>
    <w:p w14:paraId="1AED22F9" w14:textId="77777777" w:rsidR="007A4A39" w:rsidRDefault="00B9562A" w:rsidP="007A4A39">
      <w:pPr>
        <w:pStyle w:val="block-color-default"/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hyperlink r:id="rId9" w:tgtFrame="_blank" w:history="1">
        <w:proofErr w:type="spellStart"/>
        <w:r w:rsidR="007A4A39">
          <w:rPr>
            <w:rStyle w:val="a5"/>
            <w:rFonts w:ascii="Arial" w:hAnsi="Arial" w:cs="Arial"/>
            <w:b/>
            <w:bCs/>
            <w:color w:val="9F7BF4"/>
            <w:sz w:val="25"/>
            <w:szCs w:val="25"/>
          </w:rPr>
          <w:t>Pipit</w:t>
        </w:r>
        <w:proofErr w:type="spellEnd"/>
      </w:hyperlink>
      <w:hyperlink r:id="rId10" w:tgtFrame="_blank" w:history="1">
        <w:r w:rsidR="007A4A39">
          <w:rPr>
            <w:rStyle w:val="a5"/>
            <w:rFonts w:ascii="Arial" w:hAnsi="Arial" w:cs="Arial"/>
            <w:color w:val="9F7BF4"/>
            <w:sz w:val="25"/>
            <w:szCs w:val="25"/>
          </w:rPr>
          <w:t xml:space="preserve"> </w:t>
        </w:r>
      </w:hyperlink>
      <w:r w:rsidR="007A4A39">
        <w:rPr>
          <w:rFonts w:ascii="Arial" w:hAnsi="Arial" w:cs="Arial"/>
          <w:color w:val="000000"/>
          <w:sz w:val="25"/>
          <w:szCs w:val="25"/>
        </w:rPr>
        <w:t xml:space="preserve">— это приложение для </w:t>
      </w:r>
      <w:r w:rsidR="007A4A39">
        <w:rPr>
          <w:rStyle w:val="a4"/>
          <w:rFonts w:ascii="Arial" w:hAnsi="Arial" w:cs="Arial"/>
          <w:color w:val="000000"/>
          <w:sz w:val="25"/>
          <w:szCs w:val="25"/>
        </w:rPr>
        <w:t xml:space="preserve">голосового ввода и </w:t>
      </w:r>
      <w:proofErr w:type="spellStart"/>
      <w:r w:rsidR="007A4A39">
        <w:rPr>
          <w:rStyle w:val="a4"/>
          <w:rFonts w:ascii="Arial" w:hAnsi="Arial" w:cs="Arial"/>
          <w:color w:val="000000"/>
          <w:sz w:val="25"/>
          <w:szCs w:val="25"/>
        </w:rPr>
        <w:t>транскрибации</w:t>
      </w:r>
      <w:proofErr w:type="spellEnd"/>
      <w:r w:rsidR="007A4A39">
        <w:rPr>
          <w:rFonts w:ascii="Arial" w:hAnsi="Arial" w:cs="Arial"/>
          <w:color w:val="000000"/>
          <w:sz w:val="25"/>
          <w:szCs w:val="25"/>
        </w:rPr>
        <w:t xml:space="preserve"> текста, которое работает полностью </w:t>
      </w:r>
      <w:r w:rsidR="007A4A39">
        <w:rPr>
          <w:rStyle w:val="a4"/>
          <w:rFonts w:ascii="Arial" w:hAnsi="Arial" w:cs="Arial"/>
          <w:color w:val="000000"/>
          <w:sz w:val="25"/>
          <w:szCs w:val="25"/>
        </w:rPr>
        <w:t>локально на вашем устройстве</w:t>
      </w:r>
      <w:r w:rsidR="007A4A39">
        <w:rPr>
          <w:rFonts w:ascii="Arial" w:hAnsi="Arial" w:cs="Arial"/>
          <w:color w:val="000000"/>
          <w:sz w:val="25"/>
          <w:szCs w:val="25"/>
        </w:rPr>
        <w:t xml:space="preserve">. Найти его можно в поиске по запросу </w:t>
      </w:r>
      <w:r w:rsidR="007A4A39">
        <w:rPr>
          <w:rStyle w:val="a7"/>
          <w:rFonts w:ascii="Arial" w:hAnsi="Arial" w:cs="Arial"/>
          <w:color w:val="000000"/>
          <w:sz w:val="25"/>
          <w:szCs w:val="25"/>
        </w:rPr>
        <w:t>«</w:t>
      </w:r>
      <w:proofErr w:type="spellStart"/>
      <w:r w:rsidR="007A4A39">
        <w:rPr>
          <w:rStyle w:val="a7"/>
          <w:rFonts w:ascii="Arial" w:hAnsi="Arial" w:cs="Arial"/>
          <w:color w:val="000000"/>
          <w:sz w:val="25"/>
          <w:szCs w:val="25"/>
        </w:rPr>
        <w:t>Pipit</w:t>
      </w:r>
      <w:proofErr w:type="spellEnd"/>
      <w:r w:rsidR="007A4A39">
        <w:rPr>
          <w:rStyle w:val="a7"/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 w:rsidR="007A4A39">
        <w:rPr>
          <w:rStyle w:val="a7"/>
          <w:rFonts w:ascii="Arial" w:hAnsi="Arial" w:cs="Arial"/>
          <w:color w:val="000000"/>
          <w:sz w:val="25"/>
          <w:szCs w:val="25"/>
        </w:rPr>
        <w:t>voice-to-text</w:t>
      </w:r>
      <w:proofErr w:type="spellEnd"/>
      <w:r w:rsidR="007A4A39">
        <w:rPr>
          <w:rStyle w:val="a7"/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 w:rsidR="007A4A39">
        <w:rPr>
          <w:rStyle w:val="a7"/>
          <w:rFonts w:ascii="Arial" w:hAnsi="Arial" w:cs="Arial"/>
          <w:color w:val="000000"/>
          <w:sz w:val="25"/>
          <w:szCs w:val="25"/>
        </w:rPr>
        <w:t>macOS</w:t>
      </w:r>
      <w:proofErr w:type="spellEnd"/>
      <w:r w:rsidR="007A4A39">
        <w:rPr>
          <w:rStyle w:val="a7"/>
          <w:rFonts w:ascii="Arial" w:hAnsi="Arial" w:cs="Arial"/>
          <w:color w:val="000000"/>
          <w:sz w:val="25"/>
          <w:szCs w:val="25"/>
        </w:rPr>
        <w:t>»</w:t>
      </w:r>
      <w:r w:rsidR="007A4A39">
        <w:rPr>
          <w:rFonts w:ascii="Arial" w:hAnsi="Arial" w:cs="Arial"/>
          <w:color w:val="000000"/>
          <w:sz w:val="25"/>
          <w:szCs w:val="25"/>
        </w:rPr>
        <w:t>.</w:t>
      </w:r>
    </w:p>
    <w:p w14:paraId="1663783C" w14:textId="77777777" w:rsidR="007A4A39" w:rsidRDefault="007A4A39" w:rsidP="007A4A39">
      <w:pPr>
        <w:pStyle w:val="block-color-default"/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На сегодняшний день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Pipit</w:t>
      </w:r>
      <w:proofErr w:type="spellEnd"/>
      <w:r>
        <w:rPr>
          <w:rStyle w:val="a4"/>
          <w:rFonts w:ascii="Arial" w:hAnsi="Arial" w:cs="Arial"/>
          <w:color w:val="000000"/>
          <w:sz w:val="25"/>
          <w:szCs w:val="25"/>
        </w:rPr>
        <w:t xml:space="preserve"> доступен только для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macOS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— версии для Windows нет, хотя аналоги для Windows существуют.</w:t>
      </w:r>
    </w:p>
    <w:p w14:paraId="01085E1B" w14:textId="77777777" w:rsidR="007A4A39" w:rsidRDefault="007A4A39" w:rsidP="007A4A39">
      <w:pPr>
        <w:pStyle w:val="block-color-default"/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Установка и настройка максимально простые:</w:t>
      </w:r>
    </w:p>
    <w:p w14:paraId="390EF026" w14:textId="77777777" w:rsidR="007A4A39" w:rsidRDefault="007A4A39" w:rsidP="008D00EE">
      <w:pPr>
        <w:numPr>
          <w:ilvl w:val="0"/>
          <w:numId w:val="59"/>
        </w:numPr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Скачиваете и открываете приложение</w:t>
      </w:r>
    </w:p>
    <w:p w14:paraId="0D1FC072" w14:textId="77777777" w:rsidR="007A4A39" w:rsidRDefault="007A4A39" w:rsidP="008D00EE">
      <w:pPr>
        <w:numPr>
          <w:ilvl w:val="0"/>
          <w:numId w:val="60"/>
        </w:numPr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Проходите короткий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сетап</w:t>
      </w:r>
      <w:proofErr w:type="spellEnd"/>
      <w:r>
        <w:rPr>
          <w:rFonts w:ascii="Arial" w:hAnsi="Arial" w:cs="Arial"/>
          <w:color w:val="000000"/>
          <w:sz w:val="25"/>
          <w:szCs w:val="25"/>
        </w:rPr>
        <w:t>: отвечаете на несколько вопросов о том, для чего планируете использовать приложение</w:t>
      </w:r>
    </w:p>
    <w:p w14:paraId="16267DCE" w14:textId="77777777" w:rsidR="007A4A39" w:rsidRDefault="007A4A39" w:rsidP="008D00EE">
      <w:pPr>
        <w:numPr>
          <w:ilvl w:val="0"/>
          <w:numId w:val="61"/>
        </w:numPr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Автоматически загружается </w:t>
      </w:r>
      <w:r>
        <w:rPr>
          <w:rStyle w:val="a4"/>
          <w:rFonts w:ascii="Arial" w:hAnsi="Arial" w:cs="Arial"/>
          <w:color w:val="000000"/>
          <w:sz w:val="25"/>
          <w:szCs w:val="25"/>
        </w:rPr>
        <w:t>локальная модель</w:t>
      </w:r>
      <w:r>
        <w:rPr>
          <w:rFonts w:ascii="Arial" w:hAnsi="Arial" w:cs="Arial"/>
          <w:color w:val="000000"/>
          <w:sz w:val="25"/>
          <w:szCs w:val="25"/>
        </w:rPr>
        <w:t xml:space="preserve"> — она занимает около </w:t>
      </w:r>
      <w:r>
        <w:rPr>
          <w:rStyle w:val="a4"/>
          <w:rFonts w:ascii="Arial" w:hAnsi="Arial" w:cs="Arial"/>
          <w:color w:val="000000"/>
          <w:sz w:val="25"/>
          <w:szCs w:val="25"/>
        </w:rPr>
        <w:t>600 МБ</w:t>
      </w:r>
      <w:r>
        <w:rPr>
          <w:rFonts w:ascii="Arial" w:hAnsi="Arial" w:cs="Arial"/>
          <w:color w:val="000000"/>
          <w:sz w:val="25"/>
          <w:szCs w:val="25"/>
        </w:rPr>
        <w:t xml:space="preserve"> на устройстве</w:t>
      </w:r>
    </w:p>
    <w:p w14:paraId="5DB4F7A4" w14:textId="77777777" w:rsidR="007A4A39" w:rsidRDefault="007A4A39" w:rsidP="007A4A39">
      <w:pPr>
        <w:pStyle w:val="block-color-default"/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После установки настраиваете </w:t>
      </w:r>
      <w:r>
        <w:rPr>
          <w:rStyle w:val="a4"/>
          <w:rFonts w:ascii="Arial" w:hAnsi="Arial" w:cs="Arial"/>
          <w:color w:val="000000"/>
          <w:sz w:val="25"/>
          <w:szCs w:val="25"/>
        </w:rPr>
        <w:t>горячую клавишу</w:t>
      </w:r>
      <w:r>
        <w:rPr>
          <w:rFonts w:ascii="Arial" w:hAnsi="Arial" w:cs="Arial"/>
          <w:color w:val="000000"/>
          <w:sz w:val="25"/>
          <w:szCs w:val="25"/>
        </w:rPr>
        <w:t xml:space="preserve"> (параметр </w:t>
      </w:r>
      <w:proofErr w:type="spellStart"/>
      <w:r>
        <w:rPr>
          <w:rStyle w:val="a7"/>
          <w:rFonts w:ascii="Arial" w:hAnsi="Arial" w:cs="Arial"/>
          <w:color w:val="000000"/>
          <w:sz w:val="25"/>
          <w:szCs w:val="25"/>
        </w:rPr>
        <w:t>Recording</w:t>
      </w:r>
      <w:proofErr w:type="spellEnd"/>
      <w:r>
        <w:rPr>
          <w:rStyle w:val="a7"/>
          <w:rFonts w:ascii="Arial" w:hAnsi="Arial" w:cs="Arial"/>
          <w:color w:val="000000"/>
          <w:sz w:val="25"/>
          <w:szCs w:val="25"/>
        </w:rPr>
        <w:t xml:space="preserve"> </w:t>
      </w:r>
      <w:proofErr w:type="spellStart"/>
      <w:r>
        <w:rPr>
          <w:rStyle w:val="a7"/>
          <w:rFonts w:ascii="Arial" w:hAnsi="Arial" w:cs="Arial"/>
          <w:color w:val="000000"/>
          <w:sz w:val="25"/>
          <w:szCs w:val="25"/>
        </w:rPr>
        <w:t>hotkey</w:t>
      </w:r>
      <w:proofErr w:type="spellEnd"/>
      <w:r>
        <w:rPr>
          <w:rFonts w:ascii="Arial" w:hAnsi="Arial" w:cs="Arial"/>
          <w:color w:val="000000"/>
          <w:sz w:val="25"/>
          <w:szCs w:val="25"/>
        </w:rPr>
        <w:t>) — и всё готово к работе. Нажимаете клавишу, говорите — текст появляется в том приложении, в котором вы работаете.</w:t>
      </w:r>
    </w:p>
    <w:p w14:paraId="028D2413" w14:textId="77777777" w:rsidR="007A4A39" w:rsidRDefault="007A4A39" w:rsidP="007A4A39">
      <w:pPr>
        <w:shd w:val="clear" w:color="auto" w:fill="FFFFFF"/>
        <w:rPr>
          <w:rFonts w:ascii="Arial" w:hAnsi="Arial" w:cs="Arial"/>
          <w:color w:val="000000"/>
          <w:sz w:val="26"/>
          <w:szCs w:val="26"/>
        </w:rPr>
      </w:pPr>
      <w:proofErr w:type="spellStart"/>
      <w:r>
        <w:rPr>
          <w:rFonts w:ascii="Arial" w:hAnsi="Arial" w:cs="Arial"/>
          <w:color w:val="000000"/>
          <w:sz w:val="26"/>
          <w:szCs w:val="26"/>
        </w:rPr>
        <w:t>Pipit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можно использовать где угодно: в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Claude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, в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Telegram</w:t>
      </w:r>
      <w:proofErr w:type="spellEnd"/>
      <w:r>
        <w:rPr>
          <w:rFonts w:ascii="Arial" w:hAnsi="Arial" w:cs="Arial"/>
          <w:color w:val="000000"/>
          <w:sz w:val="26"/>
          <w:szCs w:val="26"/>
        </w:rPr>
        <w:t>, в любом текстовом поле — везде, где нужно быстро набрать текст голосом.</w:t>
      </w:r>
    </w:p>
    <w:p w14:paraId="7BADAA0A" w14:textId="77777777" w:rsidR="007A4A39" w:rsidRDefault="007A4A39" w:rsidP="007A4A39">
      <w:pPr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Fonts w:ascii="Arial" w:hAnsi="Arial" w:cs="Arial"/>
          <w:color w:val="000000"/>
          <w:sz w:val="25"/>
          <w:szCs w:val="25"/>
        </w:rPr>
        <w:lastRenderedPageBreak/>
        <w:t>Pipit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—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open-source</w:t>
      </w:r>
      <w:proofErr w:type="spellEnd"/>
      <w:r>
        <w:rPr>
          <w:rStyle w:val="a4"/>
          <w:rFonts w:ascii="Arial" w:hAnsi="Arial" w:cs="Arial"/>
          <w:color w:val="000000"/>
          <w:sz w:val="25"/>
          <w:szCs w:val="25"/>
        </w:rPr>
        <w:t xml:space="preserve"> проект</w:t>
      </w:r>
      <w:r>
        <w:rPr>
          <w:rFonts w:ascii="Arial" w:hAnsi="Arial" w:cs="Arial"/>
          <w:color w:val="000000"/>
          <w:sz w:val="25"/>
          <w:szCs w:val="25"/>
        </w:rPr>
        <w:t>, абсолютно бесплатный. Вся обработка происходит на вашем устройстве, данные никуда не передаются.</w:t>
      </w:r>
    </w:p>
    <w:p w14:paraId="50614A3B" w14:textId="77777777" w:rsidR="007A4A39" w:rsidRPr="00A0608D" w:rsidRDefault="007A4A39" w:rsidP="00A0608D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proofErr w:type="spellStart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>Whisperflow</w:t>
      </w:r>
      <w:proofErr w:type="spellEnd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 xml:space="preserve"> — облачная альтернатива для </w:t>
      </w:r>
      <w:proofErr w:type="spellStart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>macOS</w:t>
      </w:r>
      <w:proofErr w:type="spellEnd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 xml:space="preserve"> и Windows ↘️</w:t>
      </w:r>
    </w:p>
    <w:p w14:paraId="3F6988EF" w14:textId="77777777" w:rsidR="007A4A39" w:rsidRDefault="00B9562A" w:rsidP="007A4A39">
      <w:pPr>
        <w:pStyle w:val="block-color-default"/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hyperlink r:id="rId11" w:tgtFrame="_blank" w:history="1">
        <w:proofErr w:type="spellStart"/>
        <w:r w:rsidR="007A4A39">
          <w:rPr>
            <w:rStyle w:val="a5"/>
            <w:rFonts w:ascii="Arial" w:hAnsi="Arial" w:cs="Arial"/>
            <w:b/>
            <w:bCs/>
            <w:color w:val="9F7BF4"/>
            <w:sz w:val="25"/>
            <w:szCs w:val="25"/>
          </w:rPr>
          <w:t>Whisperflow</w:t>
        </w:r>
        <w:proofErr w:type="spellEnd"/>
      </w:hyperlink>
      <w:r w:rsidR="007A4A39">
        <w:rPr>
          <w:rFonts w:ascii="Arial" w:hAnsi="Arial" w:cs="Arial"/>
          <w:color w:val="000000"/>
          <w:sz w:val="25"/>
          <w:szCs w:val="25"/>
        </w:rPr>
        <w:t xml:space="preserve"> — ещё один инструмент для голосового ввода, но в отличие от </w:t>
      </w:r>
      <w:proofErr w:type="spellStart"/>
      <w:r w:rsidR="007A4A39">
        <w:rPr>
          <w:rFonts w:ascii="Arial" w:hAnsi="Arial" w:cs="Arial"/>
          <w:color w:val="000000"/>
          <w:sz w:val="25"/>
          <w:szCs w:val="25"/>
        </w:rPr>
        <w:t>Pipit</w:t>
      </w:r>
      <w:proofErr w:type="spellEnd"/>
      <w:r w:rsidR="007A4A39">
        <w:rPr>
          <w:rFonts w:ascii="Arial" w:hAnsi="Arial" w:cs="Arial"/>
          <w:color w:val="000000"/>
          <w:sz w:val="25"/>
          <w:szCs w:val="25"/>
        </w:rPr>
        <w:t xml:space="preserve"> это </w:t>
      </w:r>
      <w:r w:rsidR="007A4A39">
        <w:rPr>
          <w:rStyle w:val="a4"/>
          <w:rFonts w:ascii="Arial" w:hAnsi="Arial" w:cs="Arial"/>
          <w:color w:val="000000"/>
          <w:sz w:val="25"/>
          <w:szCs w:val="25"/>
        </w:rPr>
        <w:t>облачное решение</w:t>
      </w:r>
      <w:r w:rsidR="007A4A39">
        <w:rPr>
          <w:rFonts w:ascii="Arial" w:hAnsi="Arial" w:cs="Arial"/>
          <w:color w:val="000000"/>
          <w:sz w:val="25"/>
          <w:szCs w:val="25"/>
        </w:rPr>
        <w:t xml:space="preserve">. Доступен для </w:t>
      </w:r>
      <w:proofErr w:type="spellStart"/>
      <w:r w:rsidR="007A4A39">
        <w:rPr>
          <w:rStyle w:val="a4"/>
          <w:rFonts w:ascii="Arial" w:hAnsi="Arial" w:cs="Arial"/>
          <w:color w:val="000000"/>
          <w:sz w:val="25"/>
          <w:szCs w:val="25"/>
        </w:rPr>
        <w:t>macOS</w:t>
      </w:r>
      <w:proofErr w:type="spellEnd"/>
      <w:r w:rsidR="007A4A39">
        <w:rPr>
          <w:rStyle w:val="a4"/>
          <w:rFonts w:ascii="Arial" w:hAnsi="Arial" w:cs="Arial"/>
          <w:color w:val="000000"/>
          <w:sz w:val="25"/>
          <w:szCs w:val="25"/>
        </w:rPr>
        <w:t xml:space="preserve"> и Windows</w:t>
      </w:r>
      <w:r w:rsidR="007A4A39">
        <w:rPr>
          <w:rFonts w:ascii="Arial" w:hAnsi="Arial" w:cs="Arial"/>
          <w:color w:val="000000"/>
          <w:sz w:val="25"/>
          <w:szCs w:val="25"/>
        </w:rPr>
        <w:t>.</w:t>
      </w:r>
    </w:p>
    <w:p w14:paraId="4EB707F3" w14:textId="77777777" w:rsidR="007A4A39" w:rsidRDefault="007A4A39" w:rsidP="007A4A39">
      <w:pPr>
        <w:pStyle w:val="block-color-default"/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>Настройка также простая: устанавливаете, проходите базовую авторизацию и настройку.</w:t>
      </w:r>
    </w:p>
    <w:p w14:paraId="5EB8C7EC" w14:textId="77777777" w:rsidR="007A4A39" w:rsidRDefault="007A4A39" w:rsidP="007A4A39">
      <w:pPr>
        <w:rPr>
          <w:rFonts w:ascii="Arial" w:hAnsi="Arial" w:cs="Arial"/>
          <w:color w:val="000000"/>
          <w:sz w:val="25"/>
          <w:szCs w:val="25"/>
        </w:rPr>
      </w:pPr>
      <w:proofErr w:type="spellStart"/>
      <w:r>
        <w:rPr>
          <w:rFonts w:ascii="Arial" w:hAnsi="Arial" w:cs="Arial"/>
          <w:color w:val="000000"/>
          <w:sz w:val="25"/>
          <w:szCs w:val="25"/>
        </w:rPr>
        <w:t>Whisperflow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работает </w:t>
      </w:r>
      <w:r>
        <w:rPr>
          <w:rStyle w:val="a4"/>
          <w:rFonts w:ascii="Arial" w:hAnsi="Arial" w:cs="Arial"/>
          <w:color w:val="000000"/>
          <w:sz w:val="25"/>
          <w:szCs w:val="25"/>
        </w:rPr>
        <w:t>не бесплатно</w:t>
      </w:r>
      <w:r>
        <w:rPr>
          <w:rFonts w:ascii="Arial" w:hAnsi="Arial" w:cs="Arial"/>
          <w:color w:val="000000"/>
          <w:sz w:val="25"/>
          <w:szCs w:val="25"/>
        </w:rPr>
        <w:t xml:space="preserve">. Есть бесплатный план с лимитом около </w:t>
      </w:r>
      <w:r>
        <w:rPr>
          <w:rStyle w:val="a4"/>
          <w:rFonts w:ascii="Arial" w:hAnsi="Arial" w:cs="Arial"/>
          <w:color w:val="000000"/>
          <w:sz w:val="25"/>
          <w:szCs w:val="25"/>
        </w:rPr>
        <w:t>5 000 слов в месяц</w:t>
      </w:r>
      <w:r>
        <w:rPr>
          <w:rFonts w:ascii="Arial" w:hAnsi="Arial" w:cs="Arial"/>
          <w:color w:val="000000"/>
          <w:sz w:val="25"/>
          <w:szCs w:val="25"/>
        </w:rPr>
        <w:t xml:space="preserve"> — после его исчерпания сервис переходит на платную подписку. Кроме того, данные обрабатываются </w:t>
      </w:r>
      <w:r>
        <w:rPr>
          <w:rStyle w:val="a4"/>
          <w:rFonts w:ascii="Arial" w:hAnsi="Arial" w:cs="Arial"/>
          <w:color w:val="000000"/>
          <w:sz w:val="25"/>
          <w:szCs w:val="25"/>
        </w:rPr>
        <w:t>в облаке</w:t>
      </w:r>
      <w:r>
        <w:rPr>
          <w:rFonts w:ascii="Arial" w:hAnsi="Arial" w:cs="Arial"/>
          <w:color w:val="000000"/>
          <w:sz w:val="25"/>
          <w:szCs w:val="25"/>
        </w:rPr>
        <w:t>, а не локально.</w:t>
      </w:r>
    </w:p>
    <w:p w14:paraId="71DA8FFC" w14:textId="77777777" w:rsidR="007A4A39" w:rsidRDefault="007A4A39" w:rsidP="007A4A39">
      <w:pPr>
        <w:pStyle w:val="block-color-default"/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Именно поэтому для повседневной работы предпочтительнее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Pipit</w:t>
      </w:r>
      <w:proofErr w:type="spellEnd"/>
      <w:r>
        <w:rPr>
          <w:rFonts w:ascii="Arial" w:hAnsi="Arial" w:cs="Arial"/>
          <w:color w:val="000000"/>
          <w:sz w:val="25"/>
          <w:szCs w:val="25"/>
        </w:rPr>
        <w:t>: он бесплатный, локальный и не имеет ограничений по объёму.</w:t>
      </w:r>
    </w:p>
    <w:p w14:paraId="68D29BEC" w14:textId="77777777" w:rsidR="007A4A39" w:rsidRPr="00A0608D" w:rsidRDefault="007A4A39" w:rsidP="00A0608D">
      <w:pPr>
        <w:pStyle w:val="3"/>
        <w:rPr>
          <w:rFonts w:eastAsia="Times New Roman"/>
          <w:i/>
          <w:iCs/>
          <w:sz w:val="32"/>
          <w:szCs w:val="32"/>
          <w:u w:val="single"/>
          <w:lang w:eastAsia="ru-RU"/>
        </w:rPr>
      </w:pPr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 xml:space="preserve">Нативный голосовой ввод в </w:t>
      </w:r>
      <w:proofErr w:type="spellStart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>Claude</w:t>
      </w:r>
      <w:proofErr w:type="spellEnd"/>
      <w:r w:rsidRPr="00A0608D">
        <w:rPr>
          <w:rFonts w:eastAsia="Times New Roman"/>
          <w:i/>
          <w:iCs/>
          <w:sz w:val="32"/>
          <w:szCs w:val="32"/>
          <w:u w:val="single"/>
          <w:lang w:eastAsia="ru-RU"/>
        </w:rPr>
        <w:t xml:space="preserve"> Code ↘️</w:t>
      </w:r>
    </w:p>
    <w:p w14:paraId="72B4A3CB" w14:textId="77777777" w:rsidR="007A4A39" w:rsidRDefault="007A4A39" w:rsidP="007A4A39">
      <w:pPr>
        <w:pStyle w:val="block-color-default"/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В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Style w:val="a4"/>
          <w:rFonts w:ascii="Arial" w:hAnsi="Arial" w:cs="Arial"/>
          <w:color w:val="000000"/>
          <w:sz w:val="25"/>
          <w:szCs w:val="25"/>
        </w:rPr>
        <w:t xml:space="preserve"> Code</w:t>
      </w:r>
      <w:r>
        <w:rPr>
          <w:rFonts w:ascii="Arial" w:hAnsi="Arial" w:cs="Arial"/>
          <w:color w:val="000000"/>
          <w:sz w:val="25"/>
          <w:szCs w:val="25"/>
        </w:rPr>
        <w:t xml:space="preserve"> есть встроенный режим голосового ввода. Он запускается командой `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voice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` и активируется </w:t>
      </w:r>
      <w:r>
        <w:rPr>
          <w:rStyle w:val="a4"/>
          <w:rFonts w:ascii="Arial" w:hAnsi="Arial" w:cs="Arial"/>
          <w:color w:val="000000"/>
          <w:sz w:val="25"/>
          <w:szCs w:val="25"/>
        </w:rPr>
        <w:t>долгим зажатием пробела (Space)</w:t>
      </w:r>
      <w:r>
        <w:rPr>
          <w:rFonts w:ascii="Arial" w:hAnsi="Arial" w:cs="Arial"/>
          <w:color w:val="000000"/>
          <w:sz w:val="25"/>
          <w:szCs w:val="25"/>
        </w:rPr>
        <w:t xml:space="preserve"> на клавиатуре.</w:t>
      </w:r>
    </w:p>
    <w:p w14:paraId="16FC94A4" w14:textId="77777777" w:rsidR="007A4A39" w:rsidRDefault="007A4A39" w:rsidP="007A4A39">
      <w:pPr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Этот режим работает </w:t>
      </w:r>
      <w:r>
        <w:rPr>
          <w:rStyle w:val="a4"/>
          <w:rFonts w:ascii="Arial" w:hAnsi="Arial" w:cs="Arial"/>
          <w:color w:val="000000"/>
          <w:sz w:val="25"/>
          <w:szCs w:val="25"/>
        </w:rPr>
        <w:t xml:space="preserve">только при авторизации через официальную подписку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. Если вы используете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через сторонние провайдеры (например, </w:t>
      </w:r>
      <w:proofErr w:type="spellStart"/>
      <w:r>
        <w:rPr>
          <w:rStyle w:val="a4"/>
          <w:rFonts w:ascii="Arial" w:hAnsi="Arial" w:cs="Arial"/>
          <w:color w:val="000000"/>
          <w:sz w:val="25"/>
          <w:szCs w:val="25"/>
        </w:rPr>
        <w:t>Ollama</w:t>
      </w:r>
      <w:proofErr w:type="spellEnd"/>
      <w:r>
        <w:rPr>
          <w:rFonts w:ascii="Arial" w:hAnsi="Arial" w:cs="Arial"/>
          <w:color w:val="000000"/>
          <w:sz w:val="25"/>
          <w:szCs w:val="25"/>
        </w:rPr>
        <w:t>), нативный голосовой ввод не будет доступен.</w:t>
      </w:r>
    </w:p>
    <w:p w14:paraId="72DF0EA6" w14:textId="77777777" w:rsidR="007A4A39" w:rsidRDefault="007A4A39" w:rsidP="007A4A39">
      <w:pPr>
        <w:pStyle w:val="block-color-default"/>
        <w:pBdr>
          <w:top w:val="single" w:sz="12" w:space="23" w:color="E8E8E8"/>
          <w:left w:val="single" w:sz="12" w:space="15" w:color="E8E8E8"/>
          <w:bottom w:val="single" w:sz="12" w:space="23" w:color="E8E8E8"/>
          <w:right w:val="single" w:sz="12" w:space="15" w:color="E8E8E8"/>
        </w:pBdr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5"/>
          <w:szCs w:val="25"/>
        </w:rPr>
        <w:t xml:space="preserve">Качество работы нативного голосового ввода в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Claude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Code заметно </w:t>
      </w:r>
      <w:r>
        <w:rPr>
          <w:rStyle w:val="a4"/>
          <w:rFonts w:ascii="Arial" w:hAnsi="Arial" w:cs="Arial"/>
          <w:color w:val="000000"/>
          <w:sz w:val="25"/>
          <w:szCs w:val="25"/>
        </w:rPr>
        <w:t>уступает</w:t>
      </w:r>
      <w:r>
        <w:rPr>
          <w:rFonts w:ascii="Arial" w:hAnsi="Arial" w:cs="Arial"/>
          <w:color w:val="000000"/>
          <w:sz w:val="25"/>
          <w:szCs w:val="25"/>
        </w:rPr>
        <w:t xml:space="preserve"> специализированным решениям вроде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Pipit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 и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Whisperflow</w:t>
      </w:r>
      <w:proofErr w:type="spellEnd"/>
      <w:r>
        <w:rPr>
          <w:rFonts w:ascii="Arial" w:hAnsi="Arial" w:cs="Arial"/>
          <w:color w:val="000000"/>
          <w:sz w:val="25"/>
          <w:szCs w:val="25"/>
        </w:rPr>
        <w:t xml:space="preserve">. Поэтому для регулярной работы рекомендуется использовать именно сторонние </w:t>
      </w:r>
      <w:proofErr w:type="spellStart"/>
      <w:r>
        <w:rPr>
          <w:rFonts w:ascii="Arial" w:hAnsi="Arial" w:cs="Arial"/>
          <w:color w:val="000000"/>
          <w:sz w:val="25"/>
          <w:szCs w:val="25"/>
        </w:rPr>
        <w:t>транскрибаторы</w:t>
      </w:r>
      <w:proofErr w:type="spellEnd"/>
      <w:r>
        <w:rPr>
          <w:rFonts w:ascii="Arial" w:hAnsi="Arial" w:cs="Arial"/>
          <w:color w:val="000000"/>
          <w:sz w:val="25"/>
          <w:szCs w:val="25"/>
        </w:rPr>
        <w:t>.</w:t>
      </w:r>
    </w:p>
    <w:p w14:paraId="7241E38C" w14:textId="77777777" w:rsidR="007A4A39" w:rsidRDefault="007A4A39" w:rsidP="007A4A39">
      <w:pPr>
        <w:pStyle w:val="a3"/>
        <w:shd w:val="clear" w:color="auto" w:fill="4CEF8A"/>
        <w:spacing w:before="75" w:beforeAutospacing="0" w:after="75" w:afterAutospacing="0"/>
        <w:jc w:val="center"/>
        <w:rPr>
          <w:rFonts w:ascii="Arial" w:hAnsi="Arial" w:cs="Arial"/>
          <w:color w:val="262626"/>
          <w:sz w:val="36"/>
          <w:szCs w:val="36"/>
        </w:rPr>
      </w:pPr>
      <w:r>
        <w:rPr>
          <w:rFonts w:ascii="Arial" w:hAnsi="Arial" w:cs="Arial"/>
          <w:color w:val="262626"/>
          <w:sz w:val="36"/>
          <w:szCs w:val="36"/>
        </w:rPr>
        <w:t>Домашнее задание</w:t>
      </w:r>
    </w:p>
    <w:p w14:paraId="64C36BC4" w14:textId="77777777" w:rsidR="007A4A39" w:rsidRDefault="007A4A39" w:rsidP="007A4A39">
      <w:pPr>
        <w:pStyle w:val="a3"/>
        <w:shd w:val="clear" w:color="auto" w:fill="4CEF8A"/>
        <w:spacing w:before="75" w:beforeAutospacing="0" w:after="75" w:afterAutospacing="0"/>
        <w:rPr>
          <w:rFonts w:ascii="Arial" w:hAnsi="Arial" w:cs="Arial"/>
          <w:color w:val="262626"/>
          <w:sz w:val="29"/>
          <w:szCs w:val="29"/>
        </w:rPr>
      </w:pPr>
      <w:r>
        <w:rPr>
          <w:rFonts w:ascii="Arial" w:hAnsi="Arial" w:cs="Arial"/>
          <w:color w:val="262626"/>
          <w:sz w:val="29"/>
          <w:szCs w:val="29"/>
        </w:rPr>
        <w:t xml:space="preserve">Предлагаем два варианта заданий. Первый поможет развить ключевое умение по теме занятия, а второй даст свободу для </w:t>
      </w:r>
      <w:r>
        <w:rPr>
          <w:rStyle w:val="a4"/>
          <w:rFonts w:ascii="Arial" w:hAnsi="Arial" w:cs="Arial"/>
          <w:color w:val="262626"/>
          <w:sz w:val="29"/>
          <w:szCs w:val="29"/>
        </w:rPr>
        <w:t>проектирования алгоритма для упрощения или даже автоматизации одной из твоих рутинных рабочих задач.</w:t>
      </w:r>
    </w:p>
    <w:p w14:paraId="380A2C6C" w14:textId="77777777" w:rsidR="007A4A39" w:rsidRDefault="007A4A39" w:rsidP="007A4A39">
      <w:pPr>
        <w:shd w:val="clear" w:color="auto" w:fill="4CEF8A"/>
        <w:rPr>
          <w:rFonts w:ascii="Arial" w:hAnsi="Arial" w:cs="Arial"/>
          <w:color w:val="262626"/>
          <w:sz w:val="44"/>
          <w:szCs w:val="44"/>
        </w:rPr>
      </w:pPr>
      <w:r>
        <w:rPr>
          <w:rStyle w:val="icon"/>
          <w:rFonts w:ascii="Segoe UI Emoji" w:hAnsi="Segoe UI Emoji" w:cs="Segoe UI Emoji"/>
          <w:color w:val="262626"/>
          <w:sz w:val="44"/>
          <w:szCs w:val="44"/>
        </w:rPr>
        <w:t>⚠</w:t>
      </w:r>
      <w:r>
        <w:rPr>
          <w:rStyle w:val="icon"/>
          <w:rFonts w:ascii="Arial" w:hAnsi="Arial" w:cs="Arial"/>
          <w:color w:val="262626"/>
          <w:sz w:val="44"/>
          <w:szCs w:val="44"/>
        </w:rPr>
        <w:t>️</w:t>
      </w:r>
    </w:p>
    <w:p w14:paraId="79570C7D" w14:textId="77777777" w:rsidR="007A4A39" w:rsidRDefault="007A4A39" w:rsidP="007A4A39">
      <w:pPr>
        <w:shd w:val="clear" w:color="auto" w:fill="4CEF8A"/>
        <w:rPr>
          <w:rFonts w:ascii="Arial" w:hAnsi="Arial" w:cs="Arial"/>
          <w:color w:val="262626"/>
          <w:sz w:val="29"/>
          <w:szCs w:val="29"/>
        </w:rPr>
      </w:pPr>
      <w:r>
        <w:rPr>
          <w:rFonts w:ascii="Arial" w:hAnsi="Arial" w:cs="Arial"/>
          <w:color w:val="262626"/>
          <w:sz w:val="29"/>
          <w:szCs w:val="29"/>
        </w:rPr>
        <w:lastRenderedPageBreak/>
        <w:t>Выбери только один вариант домашнего задания и выполни его сегодня.</w:t>
      </w:r>
    </w:p>
    <w:p w14:paraId="1B870EC6" w14:textId="77777777" w:rsidR="007A4A39" w:rsidRDefault="007A4A39" w:rsidP="007A4A39">
      <w:pPr>
        <w:pStyle w:val="a3"/>
        <w:shd w:val="clear" w:color="auto" w:fill="4CEF8A"/>
        <w:spacing w:before="75" w:beforeAutospacing="0" w:after="75" w:afterAutospacing="0"/>
        <w:rPr>
          <w:rFonts w:ascii="Arial" w:hAnsi="Arial" w:cs="Arial"/>
          <w:color w:val="262626"/>
          <w:sz w:val="29"/>
          <w:szCs w:val="29"/>
        </w:rPr>
      </w:pPr>
      <w:r>
        <w:rPr>
          <w:rFonts w:ascii="Arial" w:hAnsi="Arial" w:cs="Arial"/>
          <w:color w:val="262626"/>
          <w:sz w:val="29"/>
          <w:szCs w:val="29"/>
        </w:rPr>
        <w:t>Другой вариант, если захочешь, можешь проработать позже самостоятельно для закрепления материала.</w:t>
      </w:r>
    </w:p>
    <w:p w14:paraId="274E830B" w14:textId="3C198E00" w:rsidR="007A4A39" w:rsidRDefault="007A4A39" w:rsidP="007A4A39">
      <w:pPr>
        <w:shd w:val="clear" w:color="auto" w:fill="4CEF8A"/>
        <w:rPr>
          <w:rFonts w:ascii="Arial" w:hAnsi="Arial" w:cs="Arial"/>
          <w:color w:val="262626"/>
          <w:sz w:val="29"/>
          <w:szCs w:val="29"/>
        </w:rPr>
      </w:pPr>
      <w:r>
        <w:rPr>
          <w:rFonts w:ascii="Arial" w:hAnsi="Arial" w:cs="Arial"/>
          <w:color w:val="262626"/>
          <w:sz w:val="29"/>
          <w:szCs w:val="29"/>
        </w:rPr>
        <w:t xml:space="preserve">Вариант 1 (Базовый — повтори за экспертом) </w:t>
      </w:r>
      <w:r>
        <w:rPr>
          <w:rFonts w:ascii="Segoe UI Emoji" w:hAnsi="Segoe UI Emoji" w:cs="Segoe UI Emoji"/>
          <w:color w:val="262626"/>
          <w:sz w:val="29"/>
          <w:szCs w:val="29"/>
        </w:rPr>
        <w:t>↘</w:t>
      </w:r>
      <w:r>
        <w:rPr>
          <w:rFonts w:ascii="Arial" w:hAnsi="Arial" w:cs="Arial"/>
          <w:color w:val="262626"/>
          <w:sz w:val="29"/>
          <w:szCs w:val="29"/>
        </w:rPr>
        <w:t>️</w:t>
      </w:r>
    </w:p>
    <w:p w14:paraId="3B697C21" w14:textId="58CBC791" w:rsidR="002C751D" w:rsidRDefault="002C751D" w:rsidP="007A4A39">
      <w:pPr>
        <w:shd w:val="clear" w:color="auto" w:fill="4CEF8A"/>
        <w:rPr>
          <w:rFonts w:ascii="Arial" w:hAnsi="Arial" w:cs="Arial"/>
          <w:color w:val="262626"/>
          <w:sz w:val="29"/>
          <w:szCs w:val="29"/>
        </w:rPr>
      </w:pPr>
    </w:p>
    <w:p w14:paraId="1CB3EDC1" w14:textId="524D969F" w:rsidR="002C751D" w:rsidRPr="00B9562A" w:rsidRDefault="002C751D" w:rsidP="007A4A39">
      <w:pPr>
        <w:shd w:val="clear" w:color="auto" w:fill="4CEF8A"/>
        <w:rPr>
          <w:rFonts w:ascii="IBM Plex Mono" w:hAnsi="IBM Plex Mono"/>
          <w:color w:val="161616"/>
          <w:sz w:val="21"/>
          <w:szCs w:val="21"/>
          <w:lang w:val="en-US"/>
        </w:rPr>
      </w:pPr>
      <w:r w:rsidRPr="00B9562A">
        <w:rPr>
          <w:rFonts w:ascii="IBM Plex Mono" w:hAnsi="IBM Plex Mono"/>
          <w:color w:val="161616"/>
          <w:sz w:val="21"/>
          <w:szCs w:val="21"/>
          <w:lang w:val="en-US"/>
        </w:rPr>
        <w:t>/</w:t>
      </w:r>
      <w:proofErr w:type="gramStart"/>
      <w:r w:rsidRPr="00B9562A">
        <w:rPr>
          <w:rFonts w:ascii="IBM Plex Mono" w:hAnsi="IBM Plex Mono"/>
          <w:color w:val="161616"/>
          <w:sz w:val="21"/>
          <w:szCs w:val="21"/>
          <w:lang w:val="en-US"/>
        </w:rPr>
        <w:t>voice</w:t>
      </w:r>
      <w:proofErr w:type="gramEnd"/>
    </w:p>
    <w:p w14:paraId="05984408" w14:textId="5AD086C8" w:rsidR="002C751D" w:rsidRPr="00B9562A" w:rsidRDefault="002C751D" w:rsidP="007A4A39">
      <w:pPr>
        <w:shd w:val="clear" w:color="auto" w:fill="4CEF8A"/>
        <w:rPr>
          <w:rFonts w:ascii="IBM Plex Mono" w:hAnsi="IBM Plex Mono"/>
          <w:color w:val="161616"/>
          <w:sz w:val="21"/>
          <w:szCs w:val="21"/>
          <w:lang w:val="en-US"/>
        </w:rPr>
      </w:pPr>
      <w:r w:rsidRPr="00B9562A">
        <w:rPr>
          <w:rFonts w:ascii="IBM Plex Mono" w:hAnsi="IBM Plex Mono"/>
          <w:color w:val="161616"/>
          <w:sz w:val="21"/>
          <w:szCs w:val="21"/>
          <w:lang w:val="en-US"/>
        </w:rPr>
        <w:t>Microphones</w:t>
      </w:r>
    </w:p>
    <w:p w14:paraId="6CBEB8DD" w14:textId="77777777" w:rsidR="00037F3A" w:rsidRPr="00037F3A" w:rsidRDefault="00037F3A" w:rsidP="00037F3A">
      <w:pPr>
        <w:pStyle w:val="HTML0"/>
        <w:rPr>
          <w:rFonts w:ascii="IBM Plex Mono" w:hAnsi="IBM Plex Mono"/>
          <w:color w:val="6F6F6F"/>
          <w:lang w:val="en-US"/>
        </w:rPr>
      </w:pPr>
      <w:r w:rsidRPr="00037F3A">
        <w:rPr>
          <w:rStyle w:val="line"/>
          <w:rFonts w:ascii="IBM Plex Mono" w:hAnsi="IBM Plex Mono"/>
          <w:color w:val="C83D8B"/>
          <w:bdr w:val="single" w:sz="2" w:space="0" w:color="auto" w:frame="1"/>
          <w:lang w:val="en-US"/>
        </w:rPr>
        <w:t>Stop-Process</w:t>
      </w:r>
      <w:r w:rsidRPr="00037F3A">
        <w:rPr>
          <w:rStyle w:val="line"/>
          <w:rFonts w:ascii="IBM Plex Mono" w:hAnsi="IBM Plex Mono"/>
          <w:color w:val="6F6F6F"/>
          <w:bdr w:val="single" w:sz="2" w:space="0" w:color="auto" w:frame="1"/>
          <w:lang w:val="en-US"/>
        </w:rPr>
        <w:t xml:space="preserve"> -Name </w:t>
      </w:r>
      <w:r w:rsidRPr="00037F3A">
        <w:rPr>
          <w:rStyle w:val="line"/>
          <w:rFonts w:ascii="IBM Plex Mono" w:hAnsi="IBM Plex Mono"/>
          <w:color w:val="198B43"/>
          <w:bdr w:val="single" w:sz="2" w:space="0" w:color="auto" w:frame="1"/>
          <w:lang w:val="en-US"/>
        </w:rPr>
        <w:t>"</w:t>
      </w:r>
      <w:proofErr w:type="spellStart"/>
      <w:r w:rsidRPr="00037F3A">
        <w:rPr>
          <w:rStyle w:val="line"/>
          <w:rFonts w:ascii="IBM Plex Mono" w:hAnsi="IBM Plex Mono"/>
          <w:color w:val="198B43"/>
          <w:bdr w:val="single" w:sz="2" w:space="0" w:color="auto" w:frame="1"/>
          <w:lang w:val="en-US"/>
        </w:rPr>
        <w:t>OpenCode</w:t>
      </w:r>
      <w:proofErr w:type="spellEnd"/>
      <w:r w:rsidRPr="00037F3A">
        <w:rPr>
          <w:rStyle w:val="line"/>
          <w:rFonts w:ascii="IBM Plex Mono" w:hAnsi="IBM Plex Mono"/>
          <w:color w:val="198B43"/>
          <w:bdr w:val="single" w:sz="2" w:space="0" w:color="auto" w:frame="1"/>
          <w:lang w:val="en-US"/>
        </w:rPr>
        <w:t>"</w:t>
      </w:r>
      <w:r w:rsidRPr="00037F3A">
        <w:rPr>
          <w:rStyle w:val="line"/>
          <w:rFonts w:ascii="IBM Plex Mono" w:hAnsi="IBM Plex Mono"/>
          <w:color w:val="6F6F6F"/>
          <w:bdr w:val="single" w:sz="2" w:space="0" w:color="auto" w:frame="1"/>
          <w:lang w:val="en-US"/>
        </w:rPr>
        <w:t>,</w:t>
      </w:r>
      <w:r w:rsidRPr="00037F3A">
        <w:rPr>
          <w:rStyle w:val="line"/>
          <w:rFonts w:ascii="IBM Plex Mono" w:hAnsi="IBM Plex Mono"/>
          <w:color w:val="198B43"/>
          <w:bdr w:val="single" w:sz="2" w:space="0" w:color="auto" w:frame="1"/>
          <w:lang w:val="en-US"/>
        </w:rPr>
        <w:t>"</w:t>
      </w:r>
      <w:proofErr w:type="spellStart"/>
      <w:r w:rsidRPr="00037F3A">
        <w:rPr>
          <w:rStyle w:val="line"/>
          <w:rFonts w:ascii="IBM Plex Mono" w:hAnsi="IBM Plex Mono"/>
          <w:color w:val="198B43"/>
          <w:bdr w:val="single" w:sz="2" w:space="0" w:color="auto" w:frame="1"/>
          <w:lang w:val="en-US"/>
        </w:rPr>
        <w:t>opencode</w:t>
      </w:r>
      <w:proofErr w:type="spellEnd"/>
      <w:r w:rsidRPr="00037F3A">
        <w:rPr>
          <w:rStyle w:val="line"/>
          <w:rFonts w:ascii="IBM Plex Mono" w:hAnsi="IBM Plex Mono"/>
          <w:color w:val="198B43"/>
          <w:bdr w:val="single" w:sz="2" w:space="0" w:color="auto" w:frame="1"/>
          <w:lang w:val="en-US"/>
        </w:rPr>
        <w:t>-cli"</w:t>
      </w:r>
      <w:r w:rsidRPr="00037F3A">
        <w:rPr>
          <w:rStyle w:val="line"/>
          <w:rFonts w:ascii="IBM Plex Mono" w:hAnsi="IBM Plex Mono"/>
          <w:color w:val="6F6F6F"/>
          <w:bdr w:val="single" w:sz="2" w:space="0" w:color="auto" w:frame="1"/>
          <w:lang w:val="en-US"/>
        </w:rPr>
        <w:t xml:space="preserve"> -Force -</w:t>
      </w:r>
      <w:proofErr w:type="spellStart"/>
      <w:r w:rsidRPr="00037F3A">
        <w:rPr>
          <w:rStyle w:val="line"/>
          <w:rFonts w:ascii="IBM Plex Mono" w:hAnsi="IBM Plex Mono"/>
          <w:color w:val="6F6F6F"/>
          <w:bdr w:val="single" w:sz="2" w:space="0" w:color="auto" w:frame="1"/>
          <w:lang w:val="en-US"/>
        </w:rPr>
        <w:t>ErrorAction</w:t>
      </w:r>
      <w:proofErr w:type="spellEnd"/>
      <w:r w:rsidRPr="00037F3A">
        <w:rPr>
          <w:rStyle w:val="line"/>
          <w:rFonts w:ascii="IBM Plex Mono" w:hAnsi="IBM Plex Mono"/>
          <w:color w:val="6F6F6F"/>
          <w:bdr w:val="single" w:sz="2" w:space="0" w:color="auto" w:frame="1"/>
          <w:lang w:val="en-US"/>
        </w:rPr>
        <w:t xml:space="preserve"> </w:t>
      </w:r>
      <w:proofErr w:type="spellStart"/>
      <w:r w:rsidRPr="00037F3A">
        <w:rPr>
          <w:rStyle w:val="line"/>
          <w:rFonts w:ascii="IBM Plex Mono" w:hAnsi="IBM Plex Mono"/>
          <w:color w:val="6F6F6F"/>
          <w:bdr w:val="single" w:sz="2" w:space="0" w:color="auto" w:frame="1"/>
          <w:lang w:val="en-US"/>
        </w:rPr>
        <w:t>SilentlyContinue</w:t>
      </w:r>
      <w:proofErr w:type="spellEnd"/>
    </w:p>
    <w:p w14:paraId="429630FB" w14:textId="17D66433" w:rsidR="00037F3A" w:rsidRDefault="00037F3A" w:rsidP="002C751D">
      <w:pPr>
        <w:pStyle w:val="HTML0"/>
        <w:rPr>
          <w:rStyle w:val="line"/>
          <w:rFonts w:ascii="IBM Plex Mono" w:hAnsi="IBM Plex Mono"/>
          <w:color w:val="6F6F6F"/>
          <w:bdr w:val="single" w:sz="2" w:space="0" w:color="auto" w:frame="1"/>
          <w:lang w:val="en-US"/>
        </w:rPr>
      </w:pPr>
    </w:p>
    <w:p w14:paraId="16CEA99C" w14:textId="61C838CB" w:rsidR="00037F3A" w:rsidRDefault="00037F3A" w:rsidP="002C751D">
      <w:pPr>
        <w:pStyle w:val="HTML0"/>
        <w:rPr>
          <w:rStyle w:val="line"/>
          <w:rFonts w:ascii="IBM Plex Mono" w:hAnsi="IBM Plex Mono"/>
          <w:color w:val="6F6F6F"/>
          <w:bdr w:val="single" w:sz="2" w:space="0" w:color="auto" w:frame="1"/>
          <w:lang w:val="en-US"/>
        </w:rPr>
      </w:pPr>
    </w:p>
    <w:p w14:paraId="5937AF91" w14:textId="04D38242" w:rsidR="00037F3A" w:rsidRDefault="00037F3A" w:rsidP="002C751D">
      <w:pPr>
        <w:pStyle w:val="HTML0"/>
        <w:rPr>
          <w:rStyle w:val="line"/>
          <w:rFonts w:ascii="IBM Plex Mono" w:hAnsi="IBM Plex Mono"/>
          <w:color w:val="6F6F6F"/>
          <w:bdr w:val="single" w:sz="2" w:space="0" w:color="auto" w:frame="1"/>
          <w:lang w:val="en-US"/>
        </w:rPr>
      </w:pPr>
      <w:r>
        <w:rPr>
          <w:rFonts w:ascii="IBM Plex Mono" w:hAnsi="IBM Plex Mono"/>
          <w:color w:val="161616"/>
          <w:sz w:val="21"/>
          <w:szCs w:val="21"/>
        </w:rPr>
        <w:t>/</w:t>
      </w:r>
      <w:proofErr w:type="spellStart"/>
      <w:r>
        <w:rPr>
          <w:rFonts w:ascii="IBM Plex Mono" w:hAnsi="IBM Plex Mono"/>
          <w:color w:val="161616"/>
          <w:sz w:val="21"/>
          <w:szCs w:val="21"/>
        </w:rPr>
        <w:t>voice</w:t>
      </w:r>
      <w:proofErr w:type="spellEnd"/>
    </w:p>
    <w:p w14:paraId="64081A28" w14:textId="06E20F87" w:rsidR="00037F3A" w:rsidRDefault="00037F3A" w:rsidP="002C751D">
      <w:pPr>
        <w:pStyle w:val="HTML0"/>
        <w:rPr>
          <w:rStyle w:val="line"/>
          <w:rFonts w:ascii="IBM Plex Mono" w:hAnsi="IBM Plex Mono"/>
          <w:color w:val="6F6F6F"/>
          <w:bdr w:val="single" w:sz="2" w:space="0" w:color="auto" w:frame="1"/>
          <w:lang w:val="en-US"/>
        </w:rPr>
      </w:pPr>
      <w:proofErr w:type="spellStart"/>
      <w:r>
        <w:rPr>
          <w:rStyle w:val="a4"/>
          <w:rFonts w:ascii="Segoe UI" w:eastAsiaTheme="majorEastAsia" w:hAnsi="Segoe UI" w:cs="Segoe UI"/>
          <w:color w:val="161616"/>
          <w:sz w:val="21"/>
          <w:szCs w:val="21"/>
          <w:bdr w:val="single" w:sz="2" w:space="0" w:color="auto" w:frame="1"/>
          <w:shd w:val="clear" w:color="auto" w:fill="FFFFFF"/>
        </w:rPr>
        <w:t>Whisper</w:t>
      </w:r>
      <w:proofErr w:type="spellEnd"/>
      <w:r>
        <w:rPr>
          <w:rStyle w:val="a4"/>
          <w:rFonts w:ascii="Segoe UI" w:eastAsiaTheme="majorEastAsia" w:hAnsi="Segoe UI" w:cs="Segoe UI"/>
          <w:color w:val="161616"/>
          <w:sz w:val="21"/>
          <w:szCs w:val="21"/>
          <w:bdr w:val="single" w:sz="2" w:space="0" w:color="auto" w:frame="1"/>
          <w:shd w:val="clear" w:color="auto" w:fill="FFFFFF"/>
        </w:rPr>
        <w:t xml:space="preserve"> Small</w:t>
      </w:r>
      <w:r>
        <w:rPr>
          <w:rFonts w:ascii="Segoe UI" w:hAnsi="Segoe UI" w:cs="Segoe UI"/>
          <w:color w:val="161616"/>
          <w:sz w:val="21"/>
          <w:szCs w:val="21"/>
          <w:shd w:val="clear" w:color="auto" w:fill="FFFFFF"/>
        </w:rPr>
        <w:t> (465 МБ)</w:t>
      </w:r>
    </w:p>
    <w:p w14:paraId="125BDA7B" w14:textId="77777777" w:rsidR="00037F3A" w:rsidRPr="00037F3A" w:rsidRDefault="00037F3A" w:rsidP="00037F3A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037F3A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В </w:t>
      </w:r>
      <w:r w:rsidRPr="00037F3A">
        <w:rPr>
          <w:rFonts w:ascii="IBM Plex Mono" w:eastAsia="Times New Roman" w:hAnsi="IBM Plex Mono" w:cs="Courier New"/>
          <w:color w:val="161616"/>
          <w:sz w:val="21"/>
          <w:szCs w:val="21"/>
          <w:bdr w:val="single" w:sz="2" w:space="0" w:color="auto" w:frame="1"/>
          <w:lang w:eastAsia="ru-RU"/>
        </w:rPr>
        <w:t>/</w:t>
      </w:r>
      <w:proofErr w:type="spellStart"/>
      <w:r w:rsidRPr="00037F3A">
        <w:rPr>
          <w:rFonts w:ascii="IBM Plex Mono" w:eastAsia="Times New Roman" w:hAnsi="IBM Plex Mono" w:cs="Courier New"/>
          <w:color w:val="161616"/>
          <w:sz w:val="21"/>
          <w:szCs w:val="21"/>
          <w:bdr w:val="single" w:sz="2" w:space="0" w:color="auto" w:frame="1"/>
          <w:lang w:eastAsia="ru-RU"/>
        </w:rPr>
        <w:t>voice-settings</w:t>
      </w:r>
      <w:proofErr w:type="spellEnd"/>
      <w:r w:rsidRPr="00037F3A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указать микрофон </w:t>
      </w:r>
      <w:r w:rsidRPr="00037F3A">
        <w:rPr>
          <w:rFonts w:ascii="IBM Plex Mono" w:eastAsia="Times New Roman" w:hAnsi="IBM Plex Mono" w:cs="Courier New"/>
          <w:color w:val="161616"/>
          <w:sz w:val="21"/>
          <w:szCs w:val="21"/>
          <w:bdr w:val="single" w:sz="2" w:space="0" w:color="auto" w:frame="1"/>
          <w:lang w:eastAsia="ru-RU"/>
        </w:rPr>
        <w:t>Удаленное аудио</w:t>
      </w:r>
      <w:r w:rsidRPr="00037F3A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, не </w:t>
      </w:r>
      <w:proofErr w:type="spellStart"/>
      <w:r w:rsidRPr="00037F3A">
        <w:rPr>
          <w:rFonts w:ascii="IBM Plex Mono" w:eastAsia="Times New Roman" w:hAnsi="IBM Plex Mono" w:cs="Courier New"/>
          <w:color w:val="161616"/>
          <w:sz w:val="21"/>
          <w:szCs w:val="21"/>
          <w:bdr w:val="single" w:sz="2" w:space="0" w:color="auto" w:frame="1"/>
          <w:lang w:eastAsia="ru-RU"/>
        </w:rPr>
        <w:t>default</w:t>
      </w:r>
      <w:proofErr w:type="spellEnd"/>
      <w:r w:rsidRPr="00037F3A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.</w:t>
      </w:r>
    </w:p>
    <w:p w14:paraId="730F86DC" w14:textId="35B58BFA" w:rsidR="00037F3A" w:rsidRPr="00037F3A" w:rsidRDefault="00037F3A" w:rsidP="002C751D">
      <w:pPr>
        <w:pStyle w:val="HTML0"/>
        <w:rPr>
          <w:rStyle w:val="line"/>
          <w:rFonts w:ascii="IBM Plex Mono" w:hAnsi="IBM Plex Mono"/>
          <w:color w:val="6F6F6F"/>
          <w:bdr w:val="single" w:sz="2" w:space="0" w:color="auto" w:frame="1"/>
        </w:rPr>
      </w:pPr>
    </w:p>
    <w:p w14:paraId="10C7B896" w14:textId="4573F539" w:rsidR="00037F3A" w:rsidRPr="002C751D" w:rsidRDefault="00037F3A" w:rsidP="002C751D">
      <w:pPr>
        <w:pStyle w:val="HTML0"/>
        <w:rPr>
          <w:rFonts w:ascii="IBM Plex Mono" w:hAnsi="IBM Plex Mono"/>
          <w:color w:val="6F6F6F"/>
          <w:lang w:val="en-US"/>
        </w:rPr>
      </w:pPr>
      <w:r>
        <w:rPr>
          <w:rFonts w:ascii="Segoe UI" w:hAnsi="Segoe UI" w:cs="Segoe UI"/>
          <w:color w:val="161616"/>
          <w:sz w:val="21"/>
          <w:szCs w:val="21"/>
          <w:shd w:val="clear" w:color="auto" w:fill="FFFFFF"/>
        </w:rPr>
        <w:t>сколько процессов </w:t>
      </w:r>
      <w:proofErr w:type="spellStart"/>
      <w:r>
        <w:rPr>
          <w:rStyle w:val="HTML"/>
          <w:rFonts w:ascii="IBM Plex Mono" w:eastAsiaTheme="majorEastAsia" w:hAnsi="IBM Plex Mono"/>
          <w:color w:val="161616"/>
          <w:sz w:val="21"/>
          <w:szCs w:val="21"/>
          <w:bdr w:val="single" w:sz="2" w:space="0" w:color="auto" w:frame="1"/>
        </w:rPr>
        <w:t>ffmpeg</w:t>
      </w:r>
      <w:proofErr w:type="spellEnd"/>
      <w:r>
        <w:rPr>
          <w:rFonts w:ascii="Segoe UI" w:hAnsi="Segoe UI" w:cs="Segoe UI"/>
          <w:color w:val="161616"/>
          <w:sz w:val="21"/>
          <w:szCs w:val="21"/>
          <w:shd w:val="clear" w:color="auto" w:fill="FFFFFF"/>
        </w:rPr>
        <w:t> живо</w:t>
      </w:r>
    </w:p>
    <w:sectPr w:rsidR="00037F3A" w:rsidRPr="002C751D" w:rsidSect="00037F3A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BM Plex Mono">
    <w:charset w:val="CC"/>
    <w:family w:val="modern"/>
    <w:pitch w:val="fixed"/>
    <w:sig w:usb0="A000026F" w:usb1="5000207B" w:usb2="00000000" w:usb3="00000000" w:csb0="000001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6DFF"/>
    <w:multiLevelType w:val="multilevel"/>
    <w:tmpl w:val="41DC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C1CEF"/>
    <w:multiLevelType w:val="multilevel"/>
    <w:tmpl w:val="880C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625FF"/>
    <w:multiLevelType w:val="multilevel"/>
    <w:tmpl w:val="AA3C5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46FF7"/>
    <w:multiLevelType w:val="multilevel"/>
    <w:tmpl w:val="3306D6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1521D"/>
    <w:multiLevelType w:val="multilevel"/>
    <w:tmpl w:val="EAA0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96D22"/>
    <w:multiLevelType w:val="multilevel"/>
    <w:tmpl w:val="FBCE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E12DF"/>
    <w:multiLevelType w:val="multilevel"/>
    <w:tmpl w:val="6A6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736A2"/>
    <w:multiLevelType w:val="multilevel"/>
    <w:tmpl w:val="549E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B3E85"/>
    <w:multiLevelType w:val="multilevel"/>
    <w:tmpl w:val="7B2CAE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495EDF"/>
    <w:multiLevelType w:val="multilevel"/>
    <w:tmpl w:val="B776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B2CC7"/>
    <w:multiLevelType w:val="multilevel"/>
    <w:tmpl w:val="37FC07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6D6BEE"/>
    <w:multiLevelType w:val="multilevel"/>
    <w:tmpl w:val="D08621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A11746"/>
    <w:multiLevelType w:val="multilevel"/>
    <w:tmpl w:val="2B769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AE06D8"/>
    <w:multiLevelType w:val="multilevel"/>
    <w:tmpl w:val="902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D68FA"/>
    <w:multiLevelType w:val="multilevel"/>
    <w:tmpl w:val="28C0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95B13"/>
    <w:multiLevelType w:val="multilevel"/>
    <w:tmpl w:val="50CE7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A92A04"/>
    <w:multiLevelType w:val="multilevel"/>
    <w:tmpl w:val="0982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A3162"/>
    <w:multiLevelType w:val="multilevel"/>
    <w:tmpl w:val="4D18FE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6D635E"/>
    <w:multiLevelType w:val="multilevel"/>
    <w:tmpl w:val="D4D47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8D46D9"/>
    <w:multiLevelType w:val="multilevel"/>
    <w:tmpl w:val="59C0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8635E"/>
    <w:multiLevelType w:val="multilevel"/>
    <w:tmpl w:val="CF4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A6B94"/>
    <w:multiLevelType w:val="multilevel"/>
    <w:tmpl w:val="973C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43CAB"/>
    <w:multiLevelType w:val="multilevel"/>
    <w:tmpl w:val="3F74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D351B"/>
    <w:multiLevelType w:val="multilevel"/>
    <w:tmpl w:val="1E46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E0B6C"/>
    <w:multiLevelType w:val="multilevel"/>
    <w:tmpl w:val="AE66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E517F9"/>
    <w:multiLevelType w:val="multilevel"/>
    <w:tmpl w:val="D7C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B7D12"/>
    <w:multiLevelType w:val="multilevel"/>
    <w:tmpl w:val="C0F02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23301F"/>
    <w:multiLevelType w:val="multilevel"/>
    <w:tmpl w:val="C210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E41544"/>
    <w:multiLevelType w:val="multilevel"/>
    <w:tmpl w:val="FC9C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E74E65"/>
    <w:multiLevelType w:val="multilevel"/>
    <w:tmpl w:val="A060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55564"/>
    <w:multiLevelType w:val="multilevel"/>
    <w:tmpl w:val="455C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3B54C0"/>
    <w:multiLevelType w:val="multilevel"/>
    <w:tmpl w:val="152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143408"/>
    <w:multiLevelType w:val="multilevel"/>
    <w:tmpl w:val="94B2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39691E"/>
    <w:multiLevelType w:val="multilevel"/>
    <w:tmpl w:val="D3806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75564B"/>
    <w:multiLevelType w:val="multilevel"/>
    <w:tmpl w:val="62F8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9D639F"/>
    <w:multiLevelType w:val="multilevel"/>
    <w:tmpl w:val="28D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307CEC"/>
    <w:multiLevelType w:val="multilevel"/>
    <w:tmpl w:val="6DB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B21F9"/>
    <w:multiLevelType w:val="multilevel"/>
    <w:tmpl w:val="FB8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1D5284"/>
    <w:multiLevelType w:val="multilevel"/>
    <w:tmpl w:val="B2ECB4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C36BCB"/>
    <w:multiLevelType w:val="multilevel"/>
    <w:tmpl w:val="4F2E09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231A3E"/>
    <w:multiLevelType w:val="multilevel"/>
    <w:tmpl w:val="DC0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774BC3"/>
    <w:multiLevelType w:val="multilevel"/>
    <w:tmpl w:val="8CDC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E95DED"/>
    <w:multiLevelType w:val="multilevel"/>
    <w:tmpl w:val="4FD8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FE4F22"/>
    <w:multiLevelType w:val="multilevel"/>
    <w:tmpl w:val="4368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E317F0"/>
    <w:multiLevelType w:val="multilevel"/>
    <w:tmpl w:val="EDB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7E0190"/>
    <w:multiLevelType w:val="multilevel"/>
    <w:tmpl w:val="1EF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523F65"/>
    <w:multiLevelType w:val="multilevel"/>
    <w:tmpl w:val="6BF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F93B9C"/>
    <w:multiLevelType w:val="multilevel"/>
    <w:tmpl w:val="0A7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3706A9"/>
    <w:multiLevelType w:val="multilevel"/>
    <w:tmpl w:val="474E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875477"/>
    <w:multiLevelType w:val="multilevel"/>
    <w:tmpl w:val="62E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604F93"/>
    <w:multiLevelType w:val="multilevel"/>
    <w:tmpl w:val="EEFCF9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E831B3"/>
    <w:multiLevelType w:val="multilevel"/>
    <w:tmpl w:val="96D626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C10993"/>
    <w:multiLevelType w:val="multilevel"/>
    <w:tmpl w:val="EF18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A04DB5"/>
    <w:multiLevelType w:val="multilevel"/>
    <w:tmpl w:val="D89A0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AF788F"/>
    <w:multiLevelType w:val="multilevel"/>
    <w:tmpl w:val="A69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7003A0"/>
    <w:multiLevelType w:val="multilevel"/>
    <w:tmpl w:val="9BA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7D2E4E"/>
    <w:multiLevelType w:val="multilevel"/>
    <w:tmpl w:val="5EA0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8A0D83"/>
    <w:multiLevelType w:val="multilevel"/>
    <w:tmpl w:val="225E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91016D"/>
    <w:multiLevelType w:val="multilevel"/>
    <w:tmpl w:val="B3FA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885200"/>
    <w:multiLevelType w:val="multilevel"/>
    <w:tmpl w:val="FB4C41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3A5BCC"/>
    <w:multiLevelType w:val="multilevel"/>
    <w:tmpl w:val="E34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75362B"/>
    <w:multiLevelType w:val="multilevel"/>
    <w:tmpl w:val="7B2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6"/>
  </w:num>
  <w:num w:numId="3">
    <w:abstractNumId w:val="27"/>
  </w:num>
  <w:num w:numId="4">
    <w:abstractNumId w:val="32"/>
  </w:num>
  <w:num w:numId="5">
    <w:abstractNumId w:val="47"/>
  </w:num>
  <w:num w:numId="6">
    <w:abstractNumId w:val="44"/>
  </w:num>
  <w:num w:numId="7">
    <w:abstractNumId w:val="9"/>
  </w:num>
  <w:num w:numId="8">
    <w:abstractNumId w:val="60"/>
  </w:num>
  <w:num w:numId="9">
    <w:abstractNumId w:val="45"/>
  </w:num>
  <w:num w:numId="10">
    <w:abstractNumId w:val="56"/>
  </w:num>
  <w:num w:numId="11">
    <w:abstractNumId w:val="35"/>
  </w:num>
  <w:num w:numId="12">
    <w:abstractNumId w:val="48"/>
  </w:num>
  <w:num w:numId="13">
    <w:abstractNumId w:val="30"/>
  </w:num>
  <w:num w:numId="14">
    <w:abstractNumId w:val="10"/>
  </w:num>
  <w:num w:numId="15">
    <w:abstractNumId w:val="15"/>
  </w:num>
  <w:num w:numId="16">
    <w:abstractNumId w:val="46"/>
  </w:num>
  <w:num w:numId="17">
    <w:abstractNumId w:val="43"/>
  </w:num>
  <w:num w:numId="18">
    <w:abstractNumId w:val="57"/>
  </w:num>
  <w:num w:numId="19">
    <w:abstractNumId w:val="25"/>
  </w:num>
  <w:num w:numId="20">
    <w:abstractNumId w:val="28"/>
  </w:num>
  <w:num w:numId="21">
    <w:abstractNumId w:val="59"/>
  </w:num>
  <w:num w:numId="22">
    <w:abstractNumId w:val="0"/>
  </w:num>
  <w:num w:numId="23">
    <w:abstractNumId w:val="53"/>
  </w:num>
  <w:num w:numId="24">
    <w:abstractNumId w:val="8"/>
  </w:num>
  <w:num w:numId="25">
    <w:abstractNumId w:val="11"/>
  </w:num>
  <w:num w:numId="26">
    <w:abstractNumId w:val="51"/>
  </w:num>
  <w:num w:numId="27">
    <w:abstractNumId w:val="52"/>
  </w:num>
  <w:num w:numId="28">
    <w:abstractNumId w:val="12"/>
  </w:num>
  <w:num w:numId="29">
    <w:abstractNumId w:val="26"/>
  </w:num>
  <w:num w:numId="30">
    <w:abstractNumId w:val="3"/>
  </w:num>
  <w:num w:numId="31">
    <w:abstractNumId w:val="17"/>
  </w:num>
  <w:num w:numId="32">
    <w:abstractNumId w:val="23"/>
  </w:num>
  <w:num w:numId="33">
    <w:abstractNumId w:val="7"/>
  </w:num>
  <w:num w:numId="34">
    <w:abstractNumId w:val="29"/>
  </w:num>
  <w:num w:numId="35">
    <w:abstractNumId w:val="49"/>
  </w:num>
  <w:num w:numId="36">
    <w:abstractNumId w:val="13"/>
  </w:num>
  <w:num w:numId="37">
    <w:abstractNumId w:val="42"/>
  </w:num>
  <w:num w:numId="38">
    <w:abstractNumId w:val="37"/>
  </w:num>
  <w:num w:numId="39">
    <w:abstractNumId w:val="41"/>
  </w:num>
  <w:num w:numId="40">
    <w:abstractNumId w:val="2"/>
  </w:num>
  <w:num w:numId="41">
    <w:abstractNumId w:val="33"/>
  </w:num>
  <w:num w:numId="42">
    <w:abstractNumId w:val="16"/>
  </w:num>
  <w:num w:numId="43">
    <w:abstractNumId w:val="40"/>
  </w:num>
  <w:num w:numId="44">
    <w:abstractNumId w:val="4"/>
  </w:num>
  <w:num w:numId="45">
    <w:abstractNumId w:val="38"/>
  </w:num>
  <w:num w:numId="46">
    <w:abstractNumId w:val="39"/>
  </w:num>
  <w:num w:numId="47">
    <w:abstractNumId w:val="50"/>
  </w:num>
  <w:num w:numId="48">
    <w:abstractNumId w:val="18"/>
  </w:num>
  <w:num w:numId="49">
    <w:abstractNumId w:val="54"/>
  </w:num>
  <w:num w:numId="50">
    <w:abstractNumId w:val="6"/>
  </w:num>
  <w:num w:numId="51">
    <w:abstractNumId w:val="21"/>
  </w:num>
  <w:num w:numId="52">
    <w:abstractNumId w:val="34"/>
  </w:num>
  <w:num w:numId="53">
    <w:abstractNumId w:val="58"/>
  </w:num>
  <w:num w:numId="54">
    <w:abstractNumId w:val="14"/>
  </w:num>
  <w:num w:numId="55">
    <w:abstractNumId w:val="22"/>
  </w:num>
  <w:num w:numId="56">
    <w:abstractNumId w:val="20"/>
  </w:num>
  <w:num w:numId="57">
    <w:abstractNumId w:val="19"/>
  </w:num>
  <w:num w:numId="58">
    <w:abstractNumId w:val="55"/>
  </w:num>
  <w:num w:numId="59">
    <w:abstractNumId w:val="5"/>
  </w:num>
  <w:num w:numId="60">
    <w:abstractNumId w:val="61"/>
  </w:num>
  <w:num w:numId="61">
    <w:abstractNumId w:val="1"/>
  </w:num>
  <w:num w:numId="62">
    <w:abstractNumId w:val="24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56"/>
    <w:rsid w:val="00037F3A"/>
    <w:rsid w:val="00263256"/>
    <w:rsid w:val="002C751D"/>
    <w:rsid w:val="003372E0"/>
    <w:rsid w:val="0038036D"/>
    <w:rsid w:val="007A4A39"/>
    <w:rsid w:val="008D00EE"/>
    <w:rsid w:val="00A0608D"/>
    <w:rsid w:val="00B9562A"/>
    <w:rsid w:val="00BA285E"/>
    <w:rsid w:val="00BE7B68"/>
    <w:rsid w:val="00E46B96"/>
    <w:rsid w:val="00E9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1169DEC3"/>
  <w15:chartTrackingRefBased/>
  <w15:docId w15:val="{380E70C2-CC46-4D3F-A28B-45FCAA0D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256"/>
    <w:pPr>
      <w:keepNext/>
      <w:keepLines/>
      <w:spacing w:before="240" w:after="0"/>
      <w:outlineLvl w:val="0"/>
    </w:pPr>
    <w:rPr>
      <w:rFonts w:ascii="Book Antiqua" w:eastAsiaTheme="majorEastAsia" w:hAnsi="Book Antiqua" w:cstheme="majorBidi"/>
      <w:b/>
      <w:i/>
      <w:color w:val="2F5496" w:themeColor="accent1" w:themeShade="BF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632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632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3256"/>
    <w:rPr>
      <w:rFonts w:ascii="Book Antiqua" w:eastAsiaTheme="majorEastAsia" w:hAnsi="Book Antiqua" w:cstheme="majorBidi"/>
      <w:b/>
      <w:i/>
      <w:color w:val="2F5496" w:themeColor="accent1" w:themeShade="BF"/>
      <w:sz w:val="48"/>
      <w:szCs w:val="32"/>
    </w:rPr>
  </w:style>
  <w:style w:type="character" w:customStyle="1" w:styleId="20">
    <w:name w:val="Заголовок 2 Знак"/>
    <w:basedOn w:val="a0"/>
    <w:link w:val="2"/>
    <w:uiPriority w:val="9"/>
    <w:rsid w:val="00263256"/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paragraph" w:styleId="a3">
    <w:name w:val="Normal (Web)"/>
    <w:basedOn w:val="a"/>
    <w:uiPriority w:val="99"/>
    <w:semiHidden/>
    <w:unhideWhenUsed/>
    <w:rsid w:val="00263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6325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63256"/>
    <w:rPr>
      <w:b/>
      <w:bCs/>
    </w:rPr>
  </w:style>
  <w:style w:type="character" w:customStyle="1" w:styleId="icon">
    <w:name w:val="icon"/>
    <w:basedOn w:val="a0"/>
    <w:rsid w:val="00263256"/>
  </w:style>
  <w:style w:type="character" w:styleId="a5">
    <w:name w:val="Hyperlink"/>
    <w:basedOn w:val="a0"/>
    <w:uiPriority w:val="99"/>
    <w:semiHidden/>
    <w:unhideWhenUsed/>
    <w:rsid w:val="00263256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2632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basedOn w:val="a"/>
    <w:uiPriority w:val="34"/>
    <w:qFormat/>
    <w:rsid w:val="00BA285E"/>
    <w:pPr>
      <w:ind w:left="720"/>
      <w:contextualSpacing/>
    </w:pPr>
  </w:style>
  <w:style w:type="paragraph" w:customStyle="1" w:styleId="block-color-default">
    <w:name w:val="block-color-default"/>
    <w:basedOn w:val="a"/>
    <w:rsid w:val="00BA2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A285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BA285E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label-value">
    <w:name w:val="label-value"/>
    <w:basedOn w:val="a0"/>
    <w:rsid w:val="00BA285E"/>
  </w:style>
  <w:style w:type="character" w:customStyle="1" w:styleId="required-sign">
    <w:name w:val="required-sign"/>
    <w:basedOn w:val="a0"/>
    <w:rsid w:val="00BA285E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BA285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BA285E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text-muted">
    <w:name w:val="text-muted"/>
    <w:basedOn w:val="a0"/>
    <w:rsid w:val="00BA285E"/>
  </w:style>
  <w:style w:type="paragraph" w:styleId="HTML0">
    <w:name w:val="HTML Preformatted"/>
    <w:basedOn w:val="a"/>
    <w:link w:val="HTML1"/>
    <w:uiPriority w:val="99"/>
    <w:semiHidden/>
    <w:unhideWhenUsed/>
    <w:rsid w:val="00E46B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6B9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Emphasis"/>
    <w:basedOn w:val="a0"/>
    <w:uiPriority w:val="20"/>
    <w:qFormat/>
    <w:rsid w:val="0038036D"/>
    <w:rPr>
      <w:i/>
      <w:iCs/>
    </w:rPr>
  </w:style>
  <w:style w:type="character" w:customStyle="1" w:styleId="to-do-children-unchecked">
    <w:name w:val="to-do-children-unchecked"/>
    <w:basedOn w:val="a0"/>
    <w:rsid w:val="00BE7B68"/>
  </w:style>
  <w:style w:type="character" w:customStyle="1" w:styleId="to-do-children-checked">
    <w:name w:val="to-do-children-checked"/>
    <w:basedOn w:val="a0"/>
    <w:rsid w:val="00BE7B68"/>
  </w:style>
  <w:style w:type="character" w:customStyle="1" w:styleId="line">
    <w:name w:val="line"/>
    <w:basedOn w:val="a0"/>
    <w:rsid w:val="002C7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362">
                  <w:blockQuote w:val="1"/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36" w:space="11" w:color="EEEEEE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7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4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46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8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4651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3440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5319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4208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7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6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0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2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94134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3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88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98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495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955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648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4797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846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710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80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617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860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804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181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9296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403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9041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571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156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582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28948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819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64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00689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2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61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12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9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1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2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37804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4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47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293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59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199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535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7148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6221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0733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5335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3649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1519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55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4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8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6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49950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358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448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3809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53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5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47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8012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33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361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529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75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42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8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47361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8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5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940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1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7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9784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1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06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68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129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736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25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750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6464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2219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95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0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16706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0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0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71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18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1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7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6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7493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2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67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51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462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38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431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885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744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15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987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438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9377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891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386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9668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231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6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8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7880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3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9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35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366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4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6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7855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54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6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693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12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4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167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401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3116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5908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53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392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8126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459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0916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995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45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9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3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24280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66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632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45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64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8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8573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14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678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40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5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429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7545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8635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290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3584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515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61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129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8299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1300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405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667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6282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5614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474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77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6199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195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2711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4256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790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2999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9859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603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7590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9914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252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6513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1796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9515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140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8995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602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517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836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16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7623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5795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2336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364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6857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422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15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9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4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132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28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27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625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1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8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4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6127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8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01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95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773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792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572273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114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12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46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23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2022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9518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0493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8555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490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318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0235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0501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00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85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62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6321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93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4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45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759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54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17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0790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9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86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8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62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225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4409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54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358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7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77187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62234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2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387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956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44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9548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36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5860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911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913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85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188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3398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0077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579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2426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81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3887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037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0020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365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4467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6947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5339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238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50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72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16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8963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966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4146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8141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7018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915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587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523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393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623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0873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957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738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4358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9910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403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3062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858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711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6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7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59116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723952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7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56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9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198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4858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37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185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752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435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335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092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701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261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993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019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1984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992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833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6293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224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296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3120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39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599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9535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63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092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588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544400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46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36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0826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78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60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590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738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46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933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572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461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0603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391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079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8936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76076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057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3875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6192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5014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3627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9600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5537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7480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5529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7892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116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9880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933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863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185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018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5313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851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9197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5537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4559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870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1700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3903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4567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9656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0975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1826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6120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8497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1526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5871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089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344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068443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8340690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375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21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627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756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32323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9930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676235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6839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4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1146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889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3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16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5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1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8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88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43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72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70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0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9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25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9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13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2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94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4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85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8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31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6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1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95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00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9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37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43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9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60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1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3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89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33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2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8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22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4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68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34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7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73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2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80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93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51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26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04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3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33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6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2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1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5882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36" w:space="11" w:color="EEEEEE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0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21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96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8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24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7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7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8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91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14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26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31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7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1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2120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0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3402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5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15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2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5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8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836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19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98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729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38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4925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589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22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28714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36" w:space="11" w:color="EEEEEE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1634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728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25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025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9423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8958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605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527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4334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25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5104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7474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680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7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6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2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0883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78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228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89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7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530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1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53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29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691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287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562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43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1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1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74500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448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66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87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000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66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22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29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489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803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842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09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7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598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473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223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780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064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7931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8244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55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613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7528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472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4969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069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0417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14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7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3409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332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997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9763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8041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7607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7303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928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639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50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4866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755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5867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341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429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2253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3309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0781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590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6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32449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945750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4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174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78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005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8644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308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824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494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225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22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739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12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179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998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231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8022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10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944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2837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297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702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4958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545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057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4913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515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015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37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55253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45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02759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4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634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937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03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0308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891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873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2149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006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29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782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3036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776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074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9697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8419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0772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1411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6854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7312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9363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4664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8611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2665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853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466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82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9140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69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8904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7313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9470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6984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0205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160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9860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0394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5128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717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6982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9076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5554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9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0229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7712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9882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244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149426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8659796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978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800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804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264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10181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1939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671957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02895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60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382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18934634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497499121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7210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2203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7938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4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4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8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86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4880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1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937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79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381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1892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099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626596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single" w:sz="12" w:space="23" w:color="E8E8E8"/>
                                                                        <w:left w:val="single" w:sz="12" w:space="15" w:color="E8E8E8"/>
                                                                        <w:bottom w:val="single" w:sz="12" w:space="23" w:color="E8E8E8"/>
                                                                        <w:right w:val="single" w:sz="12" w:space="15" w:color="E8E8E8"/>
                                                                      </w:divBdr>
                                                                    </w:div>
                                                                    <w:div w:id="844052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460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44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842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95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666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8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1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3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308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17347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4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96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171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1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69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151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462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401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35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545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907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7011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2246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889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0565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277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8944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3275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6293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9307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9649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368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9029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5357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7268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12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3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0745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16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4612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1633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2878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847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1721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909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9464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58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5081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36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460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0740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191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4817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744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6036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90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8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5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2286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08662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3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849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74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0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2991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743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274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455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991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12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780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66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497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013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559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2119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551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503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5109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323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449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9005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778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7721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78845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092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829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57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9513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7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1388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90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65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940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536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009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19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904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8262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971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800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607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4242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6312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425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8385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6449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5550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86526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1332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2185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9326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36188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855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52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2867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351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744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7435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316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1160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1326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5530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9200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08482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337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0920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7065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2428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92527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7559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1877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9396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3606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3490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6235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301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071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266154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6198455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532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052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670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677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23330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644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627083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13269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14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5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376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12454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3561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54815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05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36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69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7823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5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52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80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06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77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334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7078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024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78238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36" w:space="11" w:color="EEEEEE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0910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5147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64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228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9388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5554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767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5928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69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728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5588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391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773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4355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22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3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99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5488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64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105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44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5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1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0979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8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6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52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60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86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5257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399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34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59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1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548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274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1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27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194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0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5403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452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349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43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66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2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778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967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8275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116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896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0030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127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7550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1941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6656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4832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629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427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4069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02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105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109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2232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33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9950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2758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265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2064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618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688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46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0481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471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2716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385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477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036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7474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7172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5195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71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6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1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3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76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771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32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72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62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00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1594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166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317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589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3267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86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376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381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353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003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923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5277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17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459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865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311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813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0574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547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907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929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447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412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145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24399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8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0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0187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8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6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910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078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7750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23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520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3358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9660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922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989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4712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5559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236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33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3578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267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49195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4420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007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5383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4468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0226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9555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0004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064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562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4342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854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2326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6108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0288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0963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6123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140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3143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3384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3804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8133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940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1941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1396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657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4521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0525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416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45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709117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0165984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171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164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520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290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55222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4112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193697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87155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3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9060">
                  <w:blockQuote w:val="1"/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36" w:space="11" w:color="EEEEEE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2641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4486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4067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17408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344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17702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9541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97709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46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9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70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8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7910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1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6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87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06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73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817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177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2571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9583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834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6077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387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52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501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1435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0522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857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5929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647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096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020838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061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8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25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7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7915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8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3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006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0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4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5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725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0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1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31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26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754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029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086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579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4070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2072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0621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1437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471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28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8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9315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09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21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570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6461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942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25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5754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45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3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1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93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89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7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27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4624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8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25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78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721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3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97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92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6299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3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20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1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0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228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066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750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9530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977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45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3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73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1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57077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4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9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898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53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8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0269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4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9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4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539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910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4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648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704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661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197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8717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2456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0376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6537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5963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07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1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2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4586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4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46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8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50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14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71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2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2984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4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42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53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56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803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043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7124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6384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6287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39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64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8095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933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1094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703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6137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31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8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28145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9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92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95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37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2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8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13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02270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2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0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14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393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767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69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1423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715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6196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6731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148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657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0933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313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4587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5789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5450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182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7085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0967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122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3938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103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9184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1089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9577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2899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405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1664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0437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3914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5780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7405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1275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188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437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5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1608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281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94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019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520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7192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387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417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4484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6972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140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1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1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36258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6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627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791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14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7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37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45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778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4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4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56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19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095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72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591878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36" w:space="11" w:color="EEEEEE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8379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214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376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918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4719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021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3922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612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5418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8058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222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2349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55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3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8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561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5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8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89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00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8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9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3246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1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1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450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300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482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715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2659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940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3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3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302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07196">
                                                      <w:marLeft w:val="15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31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39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31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10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086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087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2867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630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253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8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911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3154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7623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498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2399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6432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9313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674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372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3604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4256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810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7864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1880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255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248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082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8739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05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03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6054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3363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1102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916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301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833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4722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5301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946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751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1323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6260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116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899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7052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73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9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5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432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13285">
                                                      <w:marLeft w:val="30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95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82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95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235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3023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331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70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885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9587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60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954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329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689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350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900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519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332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6354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189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452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2785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528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421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2262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825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25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436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141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1600">
                                      <w:marLeft w:val="0"/>
                                      <w:marRight w:val="0"/>
                                      <w:marTop w:val="6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1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6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1752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9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8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2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74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0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15" w:color="FCFBFC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652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950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392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4172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6967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0727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03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933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0880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627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715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4840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5241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6273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8546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8411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046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0690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941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4289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2652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6023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291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793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0831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795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1105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9103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8196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6709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04793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700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0356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5456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3374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7643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9599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4853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6527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4748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3650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5639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7691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420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344111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0890775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11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048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399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2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606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2329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1062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603745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324">
                      <w:marLeft w:val="0"/>
                      <w:marRight w:val="0"/>
                      <w:marTop w:val="600"/>
                      <w:marBottom w:val="0"/>
                      <w:divBdr>
                        <w:top w:val="single" w:sz="6" w:space="15" w:color="E0E0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73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19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19544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67829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20782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niversity.zerocoder.ru/pl/fileservice/user/file/download/h/106092a08213daf5cb50914bc557762f.xls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versity.zerocoder.ru/pl/fileservice/user/file/download/h/5681f16bf29300edc7fc02148f9f330c.xlsx" TargetMode="External"/><Relationship Id="rId11" Type="http://schemas.openxmlformats.org/officeDocument/2006/relationships/hyperlink" Target="https://wisprflow.ai/" TargetMode="External"/><Relationship Id="rId5" Type="http://schemas.openxmlformats.org/officeDocument/2006/relationships/hyperlink" Target="https://university.zerocoder.ru/pl/fileservice/user/file/download/h/d0f8c69f4dc9b5c2a06c2b95bc30cca0.pdf" TargetMode="External"/><Relationship Id="rId10" Type="http://schemas.openxmlformats.org/officeDocument/2006/relationships/hyperlink" Target="https://www.pipitvoic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ipitvoic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20</Pages>
  <Words>3451</Words>
  <Characters>19672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3</cp:revision>
  <dcterms:created xsi:type="dcterms:W3CDTF">2026-10-06T14:26:00Z</dcterms:created>
  <dcterms:modified xsi:type="dcterms:W3CDTF">2026-10-13T15:30:00Z</dcterms:modified>
</cp:coreProperties>
</file>